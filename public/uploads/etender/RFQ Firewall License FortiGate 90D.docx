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C14FA9" w:rsidP="003B55A8" w:rsidRDefault="003B55A8" w14:paraId="7F843BE5" w14:textId="77777777">
      <w:pPr>
        <w:rPr>
          <w:lang w:val="en-GB"/>
        </w:rPr>
      </w:pPr>
      <w:bookmarkStart w:name="_Toc231874840" w:id="0"/>
      <w:bookmarkStart w:name="_Toc231897551" w:id="1"/>
      <w:r>
        <w:rPr>
          <w:lang w:val="en-GB"/>
        </w:rPr>
        <w:t xml:space="preserve">                    </w:t>
      </w:r>
    </w:p>
    <w:p w:rsidR="00C14FA9" w:rsidP="00C14FA9" w:rsidRDefault="00C14FA9" w14:paraId="0164EBF3" w14:textId="56076A33">
      <w:pPr>
        <w:pStyle w:val="Header"/>
        <w:rPr>
          <w:b/>
          <w:sz w:val="40"/>
          <w:szCs w:val="40"/>
        </w:rPr>
      </w:pPr>
      <w:r w:rsidRPr="009A7A94">
        <w:rPr>
          <w:b/>
          <w:noProof/>
          <w:sz w:val="40"/>
          <w:szCs w:val="40"/>
          <w:lang w:val="en-GB" w:eastAsia="en-GB"/>
        </w:rPr>
        <w:drawing>
          <wp:anchor distT="0" distB="0" distL="114300" distR="114300" simplePos="0" relativeHeight="251659264" behindDoc="1" locked="0" layoutInCell="1" allowOverlap="1" wp14:anchorId="1C72B494" wp14:editId="77865BA5">
            <wp:simplePos x="0" y="0"/>
            <wp:positionH relativeFrom="margin">
              <wp:align>left</wp:align>
            </wp:positionH>
            <wp:positionV relativeFrom="paragraph">
              <wp:posOffset>-228600</wp:posOffset>
            </wp:positionV>
            <wp:extent cx="638175" cy="584200"/>
            <wp:effectExtent l="0" t="0" r="9525" b="6350"/>
            <wp:wrapTight wrapText="bothSides">
              <wp:wrapPolygon edited="0">
                <wp:start x="0" y="0"/>
                <wp:lineTo x="0" y="21130"/>
                <wp:lineTo x="21278" y="21130"/>
                <wp:lineTo x="2127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FFL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175" cy="584200"/>
                    </a:xfrm>
                    <a:prstGeom prst="rect">
                      <a:avLst/>
                    </a:prstGeom>
                  </pic:spPr>
                </pic:pic>
              </a:graphicData>
            </a:graphic>
            <wp14:sizeRelH relativeFrom="margin">
              <wp14:pctWidth>0</wp14:pctWidth>
            </wp14:sizeRelH>
            <wp14:sizeRelV relativeFrom="margin">
              <wp14:pctHeight>0</wp14:pctHeight>
            </wp14:sizeRelV>
          </wp:anchor>
        </w:drawing>
      </w:r>
      <w:r w:rsidRPr="009A7A94">
        <w:rPr>
          <w:b/>
          <w:sz w:val="40"/>
          <w:szCs w:val="40"/>
        </w:rPr>
        <w:t>Bangladesh Infrastructure Finance Fund Limited</w:t>
      </w:r>
    </w:p>
    <w:p w:rsidRPr="00C14FA9" w:rsidR="00C14FA9" w:rsidP="00C14FA9" w:rsidRDefault="00C14FA9" w14:paraId="7581FBF1" w14:textId="77777777">
      <w:pPr>
        <w:pStyle w:val="Header"/>
        <w:rPr>
          <w:b/>
          <w:sz w:val="40"/>
          <w:szCs w:val="40"/>
        </w:rPr>
      </w:pPr>
    </w:p>
    <w:p w:rsidR="00C14FA9" w:rsidP="00C14FA9" w:rsidRDefault="00C14FA9" w14:paraId="39920E24" w14:textId="77777777">
      <w:pPr>
        <w:jc w:val="center"/>
        <w:rPr>
          <w:b/>
          <w:sz w:val="36"/>
          <w:szCs w:val="36"/>
        </w:rPr>
      </w:pPr>
      <w:r w:rsidRPr="009A7A94">
        <w:rPr>
          <w:b/>
          <w:sz w:val="36"/>
          <w:szCs w:val="36"/>
        </w:rPr>
        <w:t>Request for Quotation (RFQ)</w:t>
      </w:r>
    </w:p>
    <w:p w:rsidRPr="009A7A94" w:rsidR="00C14FA9" w:rsidP="00C14FA9" w:rsidRDefault="00C14FA9" w14:paraId="33354BB4" w14:textId="77777777">
      <w:pPr>
        <w:jc w:val="center"/>
        <w:rPr>
          <w:b/>
          <w:sz w:val="36"/>
          <w:szCs w:val="36"/>
        </w:rPr>
      </w:pPr>
    </w:p>
    <w:p w:rsidR="00C14FA9" w:rsidP="00C14FA9" w:rsidRDefault="00C14FA9" w14:paraId="1EA5FCF4" w14:textId="77777777">
      <w:pPr>
        <w:jc w:val="both"/>
      </w:pPr>
      <w:r w:rsidRPr="00302723">
        <w:t xml:space="preserve">Bangladesh Infrastructure Finance Fund Limited (BIFFL) is </w:t>
      </w:r>
      <w:r>
        <w:t xml:space="preserve">a specialized </w:t>
      </w:r>
      <w:r w:rsidRPr="00302723">
        <w:t xml:space="preserve">Non-Banking Financial Institution in Bangladesh owned by Government. BIFFL is going to publish Request for Quotation (RFQ) for </w:t>
      </w:r>
      <w:r w:rsidRPr="00960A62">
        <w:rPr>
          <w:b/>
          <w:bCs/>
        </w:rPr>
        <w:t xml:space="preserve">procuring </w:t>
      </w:r>
      <w:bookmarkStart w:name="_Hlk23428286" w:id="2"/>
      <w:r w:rsidRPr="00960A62">
        <w:rPr>
          <w:b/>
          <w:bCs/>
        </w:rPr>
        <w:t xml:space="preserve">renewal of Firewall – Brand:  </w:t>
      </w:r>
      <w:r w:rsidRPr="00960A62">
        <w:rPr>
          <w:b/>
          <w:bCs/>
          <w:color w:val="000000"/>
          <w:sz w:val="27"/>
          <w:szCs w:val="27"/>
        </w:rPr>
        <w:t>Fortinet Model: FortiGate 90D</w:t>
      </w:r>
      <w:r w:rsidRPr="00302723">
        <w:t xml:space="preserve"> </w:t>
      </w:r>
      <w:bookmarkEnd w:id="2"/>
      <w:r w:rsidRPr="00302723">
        <w:t xml:space="preserve">to solicit Quotations from interested and qualified vendors. </w:t>
      </w:r>
    </w:p>
    <w:p w:rsidR="00B25F45" w:rsidP="00C14FA9" w:rsidRDefault="00B25F45" w14:paraId="517C6F75" w14:textId="77777777">
      <w:pPr>
        <w:jc w:val="both"/>
      </w:pPr>
    </w:p>
    <w:p w:rsidR="00C14FA9" w:rsidP="00C14FA9" w:rsidRDefault="00C14FA9" w14:paraId="09B00113" w14:textId="68B70D0C">
      <w:pPr>
        <w:jc w:val="both"/>
      </w:pPr>
      <w:r w:rsidRPr="00302723">
        <w:t>Details are found in the following website</w:t>
      </w:r>
      <w:r>
        <w:t xml:space="preserve">: </w:t>
      </w:r>
      <w:r w:rsidRPr="00302723">
        <w:t xml:space="preserve"> </w:t>
      </w:r>
      <w:hyperlink w:tgtFrame="_blank" w:history="1" r:id="rId8">
        <w:r w:rsidRPr="00302723">
          <w:rPr>
            <w:rStyle w:val="Hyperlink"/>
            <w:color w:val="196AD4"/>
            <w:bdr w:val="none" w:color="auto" w:sz="0" w:space="0" w:frame="1"/>
            <w:shd w:val="clear" w:color="auto" w:fill="FFFFFF"/>
          </w:rPr>
          <w:t>www.biffl.org.bd</w:t>
        </w:r>
      </w:hyperlink>
      <w:r w:rsidRPr="00302723">
        <w:t xml:space="preserve">. </w:t>
      </w:r>
    </w:p>
    <w:p w:rsidRPr="00302723" w:rsidR="00C14FA9" w:rsidP="00C14FA9" w:rsidRDefault="00C14FA9" w14:paraId="4025F032" w14:textId="77777777">
      <w:pPr>
        <w:jc w:val="both"/>
      </w:pPr>
    </w:p>
    <w:p w:rsidRPr="00302723" w:rsidR="00C14FA9" w:rsidP="00C14FA9" w:rsidRDefault="00C14FA9" w14:paraId="0A7C9425" w14:textId="77777777">
      <w:pPr>
        <w:jc w:val="both"/>
        <w:rPr>
          <w:b/>
          <w:bCs/>
        </w:rPr>
      </w:pPr>
      <w:r w:rsidRPr="00302723">
        <w:rPr>
          <w:b/>
          <w:bCs/>
        </w:rPr>
        <w:t xml:space="preserve">Interested Applicants are requested to submit quotations as per guideline available in website. Please contact cell: 01841655320 or 01844221661 for further query. </w:t>
      </w:r>
    </w:p>
    <w:p w:rsidRPr="00302723" w:rsidR="00C14FA9" w:rsidP="00C14FA9" w:rsidRDefault="00C14FA9" w14:paraId="684C0B15" w14:textId="77777777">
      <w:pPr>
        <w:jc w:val="both"/>
        <w:rPr>
          <w:b/>
          <w:bCs/>
        </w:rPr>
      </w:pPr>
    </w:p>
    <w:p w:rsidRPr="00302723" w:rsidR="00C14FA9" w:rsidP="6677BCA3" w:rsidRDefault="00C14FA9" w14:paraId="485214F2" w14:textId="60D83809">
      <w:pPr>
        <w:pStyle w:val="Heading1"/>
        <w:keepLines/>
        <w:tabs>
          <w:tab w:val="num" w:pos="360"/>
        </w:tabs>
        <w:suppressAutoHyphens w:val="0"/>
        <w:jc w:val="both"/>
        <w:rPr>
          <w:rFonts w:ascii="Times New Roman" w:hAnsi="Times New Roman"/>
          <w:b w:val="0"/>
          <w:bCs w:val="0"/>
          <w:sz w:val="24"/>
          <w:szCs w:val="24"/>
        </w:rPr>
      </w:pPr>
      <w:r w:rsidRPr="00302723">
        <w:rPr>
          <w:rFonts w:ascii="Times New Roman" w:hAnsi="Times New Roman"/>
          <w:sz w:val="24"/>
          <w:szCs w:val="24"/>
        </w:rPr>
        <w:t>Deadline of Submission: 5 PM, 1</w:t>
      </w:r>
      <w:r w:rsidRPr="00302723">
        <w:rPr>
          <w:rFonts w:ascii="Times New Roman" w:hAnsi="Times New Roman"/>
          <w:sz w:val="24"/>
          <w:szCs w:val="24"/>
        </w:rPr>
        <w:t>4</w:t>
      </w:r>
      <w:r w:rsidRPr="00302723">
        <w:rPr>
          <w:rFonts w:ascii="Times New Roman" w:hAnsi="Times New Roman"/>
          <w:sz w:val="24"/>
          <w:szCs w:val="24"/>
        </w:rPr>
        <w:t xml:space="preserve"> November 2019, BIFFL</w:t>
      </w:r>
      <w:r w:rsidRPr="00302723">
        <w:rPr>
          <w:rFonts w:ascii="Times New Roman" w:hAnsi="Times New Roman"/>
          <w:b w:val="0"/>
          <w:bCs w:val="0"/>
          <w:sz w:val="24"/>
          <w:szCs w:val="24"/>
        </w:rPr>
        <w:t xml:space="preserve"> at </w:t>
      </w:r>
      <w:r w:rsidRPr="00302723">
        <w:rPr>
          <w:rStyle w:val="lrzxr"/>
          <w:rFonts w:ascii="Times New Roman" w:hAnsi="Times New Roman"/>
          <w:b w:val="0"/>
          <w:bCs w:val="0"/>
          <w:color w:val="222222"/>
          <w:sz w:val="24"/>
          <w:szCs w:val="24"/>
          <w:shd w:val="clear" w:color="auto" w:fill="FFFFFF"/>
        </w:rPr>
        <w:t xml:space="preserve">Level-3, </w:t>
      </w:r>
      <w:proofErr w:type="spellStart"/>
      <w:r w:rsidRPr="00302723">
        <w:rPr>
          <w:rStyle w:val="lrzxr"/>
          <w:rFonts w:ascii="Times New Roman" w:hAnsi="Times New Roman"/>
          <w:b w:val="0"/>
          <w:bCs w:val="0"/>
          <w:color w:val="222222"/>
          <w:sz w:val="24"/>
          <w:szCs w:val="24"/>
          <w:shd w:val="clear" w:color="auto" w:fill="FFFFFF"/>
        </w:rPr>
        <w:t>Borak</w:t>
      </w:r>
      <w:proofErr w:type="spellEnd"/>
      <w:r w:rsidRPr="00302723">
        <w:rPr>
          <w:rStyle w:val="lrzxr"/>
          <w:rFonts w:ascii="Times New Roman" w:hAnsi="Times New Roman"/>
          <w:b w:val="0"/>
          <w:bCs w:val="0"/>
          <w:color w:val="222222"/>
          <w:sz w:val="24"/>
          <w:szCs w:val="24"/>
          <w:shd w:val="clear" w:color="auto" w:fill="FFFFFF"/>
        </w:rPr>
        <w:t xml:space="preserve">, Unique Heights, 117 </w:t>
      </w:r>
      <w:proofErr w:type="spellStart"/>
      <w:r w:rsidRPr="00302723">
        <w:rPr>
          <w:rStyle w:val="lrzxr"/>
          <w:rFonts w:ascii="Times New Roman" w:hAnsi="Times New Roman"/>
          <w:b w:val="0"/>
          <w:bCs w:val="0"/>
          <w:color w:val="222222"/>
          <w:sz w:val="24"/>
          <w:szCs w:val="24"/>
          <w:shd w:val="clear" w:color="auto" w:fill="FFFFFF"/>
        </w:rPr>
        <w:t>Kazi</w:t>
      </w:r>
      <w:proofErr w:type="spellEnd"/>
      <w:r w:rsidRPr="00302723">
        <w:rPr>
          <w:rStyle w:val="lrzxr"/>
          <w:rFonts w:ascii="Times New Roman" w:hAnsi="Times New Roman"/>
          <w:b w:val="0"/>
          <w:bCs w:val="0"/>
          <w:color w:val="222222"/>
          <w:sz w:val="24"/>
          <w:szCs w:val="24"/>
          <w:shd w:val="clear" w:color="auto" w:fill="FFFFFF"/>
        </w:rPr>
        <w:t xml:space="preserve"> Nazrul Islam Ave, Dhaka 1217</w:t>
      </w:r>
      <w:r w:rsidRPr="00302723">
        <w:rPr>
          <w:rFonts w:ascii="Times New Roman" w:hAnsi="Times New Roman"/>
          <w:b w:val="0"/>
          <w:bCs w:val="0"/>
          <w:sz w:val="24"/>
          <w:szCs w:val="24"/>
        </w:rPr>
        <w:t xml:space="preserve"> </w:t>
      </w:r>
    </w:p>
    <w:p w:rsidR="00C14FA9" w:rsidP="00C14FA9" w:rsidRDefault="00C14FA9" w14:paraId="0FFA6C79" w14:textId="77777777">
      <w:pPr>
        <w:jc w:val="center"/>
        <w:rPr>
          <w:b/>
          <w:bCs/>
        </w:rPr>
      </w:pPr>
    </w:p>
    <w:p w:rsidR="00C14FA9" w:rsidP="00C14FA9" w:rsidRDefault="00C14FA9" w14:paraId="1520084B" w14:textId="77777777">
      <w:pPr>
        <w:jc w:val="center"/>
        <w:rPr>
          <w:b/>
          <w:bCs/>
        </w:rPr>
      </w:pPr>
    </w:p>
    <w:p w:rsidR="00C14FA9" w:rsidP="00C14FA9" w:rsidRDefault="00C14FA9" w14:paraId="08EAF0C7" w14:textId="77777777">
      <w:pPr>
        <w:jc w:val="both"/>
        <w:rPr>
          <w:bCs/>
          <w:lang w:val="en-GB"/>
        </w:rPr>
      </w:pPr>
    </w:p>
    <w:p w:rsidR="00C14FA9" w:rsidP="00C14FA9" w:rsidRDefault="00C14FA9" w14:paraId="3823B95E" w14:textId="77777777">
      <w:pPr>
        <w:jc w:val="both"/>
        <w:rPr>
          <w:bCs/>
          <w:lang w:val="en-GB"/>
        </w:rPr>
      </w:pPr>
      <w:r>
        <w:rPr>
          <w:noProof/>
        </w:rPr>
        <w:drawing>
          <wp:inline distT="0" distB="0" distL="0" distR="0" wp14:anchorId="008FBA2F" wp14:editId="24E6593E">
            <wp:extent cx="1169670" cy="444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0966" cy="475002"/>
                    </a:xfrm>
                    <a:prstGeom prst="rect">
                      <a:avLst/>
                    </a:prstGeom>
                    <a:noFill/>
                    <a:ln>
                      <a:noFill/>
                    </a:ln>
                  </pic:spPr>
                </pic:pic>
              </a:graphicData>
            </a:graphic>
          </wp:inline>
        </w:drawing>
      </w:r>
    </w:p>
    <w:p w:rsidRPr="00422790" w:rsidR="00C14FA9" w:rsidP="00C14FA9" w:rsidRDefault="00C14FA9" w14:paraId="4D8B1208" w14:textId="77777777">
      <w:pPr>
        <w:jc w:val="both"/>
        <w:rPr>
          <w:bCs/>
          <w:lang w:val="en-GB"/>
        </w:rPr>
      </w:pPr>
      <w:bookmarkStart w:name="_Hlk23525971" w:id="3"/>
      <w:r w:rsidRPr="00422790">
        <w:rPr>
          <w:bCs/>
          <w:lang w:val="en-GB"/>
        </w:rPr>
        <w:t xml:space="preserve">Riyad Hasan </w:t>
      </w:r>
    </w:p>
    <w:p w:rsidRPr="00422790" w:rsidR="00C14FA9" w:rsidP="00C14FA9" w:rsidRDefault="00C14FA9" w14:paraId="6B3F904D" w14:textId="77777777">
      <w:pPr>
        <w:jc w:val="both"/>
        <w:rPr>
          <w:rFonts w:asciiTheme="minorHAnsi" w:hAnsiTheme="minorHAnsi"/>
          <w:sz w:val="22"/>
          <w:szCs w:val="22"/>
          <w:lang w:val="en-GB"/>
        </w:rPr>
      </w:pPr>
      <w:r w:rsidRPr="00422790">
        <w:rPr>
          <w:lang w:val="en-GB"/>
        </w:rPr>
        <w:t xml:space="preserve">MTO, </w:t>
      </w:r>
      <w:r>
        <w:rPr>
          <w:lang w:val="en-GB"/>
        </w:rPr>
        <w:t>HR &amp; Administration (</w:t>
      </w:r>
      <w:r w:rsidRPr="00422790">
        <w:rPr>
          <w:lang w:val="en-GB"/>
        </w:rPr>
        <w:t>Procurement</w:t>
      </w:r>
      <w:r>
        <w:rPr>
          <w:lang w:val="en-GB"/>
        </w:rPr>
        <w:t xml:space="preserve">) </w:t>
      </w:r>
    </w:p>
    <w:bookmarkEnd w:id="3"/>
    <w:p w:rsidR="00C14FA9" w:rsidP="003B55A8" w:rsidRDefault="00C14FA9" w14:paraId="373870B3" w14:textId="77777777">
      <w:pPr>
        <w:rPr>
          <w:lang w:val="en-GB"/>
        </w:rPr>
      </w:pPr>
    </w:p>
    <w:p w:rsidR="00C14FA9" w:rsidP="003B55A8" w:rsidRDefault="00C14FA9" w14:paraId="6EF376E4" w14:textId="77777777">
      <w:pPr>
        <w:rPr>
          <w:lang w:val="en-GB"/>
        </w:rPr>
      </w:pPr>
    </w:p>
    <w:p w:rsidR="00C14FA9" w:rsidP="003B55A8" w:rsidRDefault="00C14FA9" w14:paraId="5D8B2FAC" w14:textId="77777777">
      <w:pPr>
        <w:rPr>
          <w:lang w:val="en-GB"/>
        </w:rPr>
      </w:pPr>
    </w:p>
    <w:p w:rsidR="00C14FA9" w:rsidP="003B55A8" w:rsidRDefault="00C14FA9" w14:paraId="7D2EF708" w14:textId="77777777">
      <w:pPr>
        <w:rPr>
          <w:lang w:val="en-GB"/>
        </w:rPr>
      </w:pPr>
    </w:p>
    <w:p w:rsidR="00C14FA9" w:rsidP="003B55A8" w:rsidRDefault="00C14FA9" w14:paraId="47E73270" w14:textId="77777777">
      <w:pPr>
        <w:rPr>
          <w:lang w:val="en-GB"/>
        </w:rPr>
      </w:pPr>
    </w:p>
    <w:p w:rsidR="00C14FA9" w:rsidP="003B55A8" w:rsidRDefault="00C14FA9" w14:paraId="4B645F9B" w14:textId="77777777">
      <w:pPr>
        <w:rPr>
          <w:lang w:val="en-GB"/>
        </w:rPr>
      </w:pPr>
    </w:p>
    <w:p w:rsidR="00C14FA9" w:rsidP="003B55A8" w:rsidRDefault="00C14FA9" w14:paraId="7F1A3E58" w14:textId="2DCCBD23">
      <w:pPr>
        <w:rPr>
          <w:lang w:val="en-GB"/>
        </w:rPr>
      </w:pPr>
    </w:p>
    <w:p w:rsidR="00B25F45" w:rsidP="003B55A8" w:rsidRDefault="00B25F45" w14:paraId="2280B531" w14:textId="3EB3EB99">
      <w:pPr>
        <w:rPr>
          <w:lang w:val="en-GB"/>
        </w:rPr>
      </w:pPr>
    </w:p>
    <w:p w:rsidR="00B25F45" w:rsidP="003B55A8" w:rsidRDefault="00B25F45" w14:paraId="17621B69" w14:textId="77777777">
      <w:pPr>
        <w:rPr>
          <w:lang w:val="en-GB"/>
        </w:rPr>
      </w:pPr>
    </w:p>
    <w:p w:rsidR="00C14FA9" w:rsidP="003B55A8" w:rsidRDefault="00C14FA9" w14:paraId="43682FB2" w14:textId="77777777">
      <w:pPr>
        <w:rPr>
          <w:lang w:val="en-GB"/>
        </w:rPr>
      </w:pPr>
    </w:p>
    <w:p w:rsidR="00C14FA9" w:rsidP="003B55A8" w:rsidRDefault="00C14FA9" w14:paraId="3E52E1DF" w14:textId="77777777">
      <w:pPr>
        <w:rPr>
          <w:lang w:val="en-GB"/>
        </w:rPr>
      </w:pPr>
    </w:p>
    <w:p w:rsidR="00C14FA9" w:rsidP="003B55A8" w:rsidRDefault="00C14FA9" w14:paraId="58B6A92F" w14:textId="77777777">
      <w:pPr>
        <w:rPr>
          <w:lang w:val="en-GB"/>
        </w:rPr>
      </w:pPr>
    </w:p>
    <w:p w:rsidR="00C14FA9" w:rsidP="003B55A8" w:rsidRDefault="00C14FA9" w14:paraId="7F31FF03" w14:textId="77777777">
      <w:pPr>
        <w:rPr>
          <w:lang w:val="en-GB"/>
        </w:rPr>
      </w:pPr>
    </w:p>
    <w:p w:rsidR="00C14FA9" w:rsidP="003B55A8" w:rsidRDefault="00C14FA9" w14:paraId="75605AB3" w14:textId="77777777">
      <w:pPr>
        <w:rPr>
          <w:lang w:val="en-GB"/>
        </w:rPr>
      </w:pPr>
    </w:p>
    <w:p w:rsidR="00C14FA9" w:rsidP="003B55A8" w:rsidRDefault="00C14FA9" w14:paraId="506B7776" w14:textId="77777777">
      <w:pPr>
        <w:rPr>
          <w:lang w:val="en-GB"/>
        </w:rPr>
      </w:pPr>
    </w:p>
    <w:p w:rsidR="00C14FA9" w:rsidP="003B55A8" w:rsidRDefault="00C14FA9" w14:paraId="43CFCFB9" w14:textId="77777777">
      <w:pPr>
        <w:rPr>
          <w:lang w:val="en-GB"/>
        </w:rPr>
      </w:pPr>
    </w:p>
    <w:p w:rsidR="00C14FA9" w:rsidP="003B55A8" w:rsidRDefault="00C14FA9" w14:paraId="1C4F4CDE" w14:textId="77777777">
      <w:pPr>
        <w:rPr>
          <w:lang w:val="en-GB"/>
        </w:rPr>
      </w:pPr>
    </w:p>
    <w:p w:rsidR="00C14FA9" w:rsidP="003B55A8" w:rsidRDefault="00C14FA9" w14:paraId="4785FAB3" w14:textId="79C56D7A">
      <w:pPr>
        <w:rPr>
          <w:lang w:val="en-GB"/>
        </w:rPr>
      </w:pPr>
    </w:p>
    <w:p w:rsidR="00C14FA9" w:rsidP="003B55A8" w:rsidRDefault="00C14FA9" w14:paraId="2605D7DC" w14:textId="4936D42F">
      <w:pPr>
        <w:rPr>
          <w:lang w:val="en-GB"/>
        </w:rPr>
      </w:pPr>
    </w:p>
    <w:p w:rsidR="00C14FA9" w:rsidP="003B55A8" w:rsidRDefault="00C14FA9" w14:paraId="1312C95B" w14:textId="77777777">
      <w:pPr>
        <w:rPr>
          <w:lang w:val="en-GB"/>
        </w:rPr>
      </w:pPr>
    </w:p>
    <w:p w:rsidR="00C14FA9" w:rsidP="003B55A8" w:rsidRDefault="00C14FA9" w14:paraId="2DF70D49" w14:textId="77777777">
      <w:pPr>
        <w:rPr>
          <w:lang w:val="en-GB"/>
        </w:rPr>
      </w:pPr>
    </w:p>
    <w:p w:rsidRPr="00A362C0" w:rsidR="009A2833" w:rsidP="00C14FA9" w:rsidRDefault="00107C79" w14:paraId="277F6CE1" w14:textId="52C36B45">
      <w:pPr>
        <w:jc w:val="center"/>
        <w:rPr>
          <w:b/>
          <w:bCs/>
          <w:sz w:val="32"/>
          <w:szCs w:val="32"/>
          <w:lang w:val="en-GB"/>
        </w:rPr>
      </w:pPr>
      <w:r w:rsidRPr="00A362C0">
        <w:rPr>
          <w:b/>
          <w:bCs/>
          <w:sz w:val="32"/>
          <w:szCs w:val="32"/>
          <w:lang w:val="en-GB"/>
        </w:rPr>
        <w:lastRenderedPageBreak/>
        <w:t>Bangladesh Infrastructure Finance Fund Limited (BIFFL)</w:t>
      </w:r>
    </w:p>
    <w:p w:rsidRPr="00A362C0" w:rsidR="00A61A46" w:rsidP="00C14FA9" w:rsidRDefault="008C4BA6" w14:paraId="5E80AF88" w14:textId="36212D29">
      <w:pPr>
        <w:ind w:right="-432"/>
        <w:jc w:val="center"/>
        <w:rPr>
          <w:b/>
          <w:sz w:val="28"/>
          <w:szCs w:val="28"/>
          <w:lang w:val="en-GB"/>
        </w:rPr>
      </w:pPr>
      <w:r w:rsidRPr="00A362C0">
        <w:rPr>
          <w:b/>
          <w:sz w:val="28"/>
          <w:szCs w:val="28"/>
          <w:lang w:val="en-GB"/>
        </w:rPr>
        <w:t>REQUEST FOR QUOTATION</w:t>
      </w:r>
    </w:p>
    <w:p w:rsidR="00F343A6" w:rsidP="00C14FA9" w:rsidRDefault="009A2833" w14:paraId="09DACC4D" w14:textId="77777777">
      <w:pPr>
        <w:ind w:right="-432"/>
        <w:jc w:val="center"/>
        <w:rPr>
          <w:sz w:val="22"/>
          <w:szCs w:val="22"/>
          <w:lang w:val="en-GB"/>
        </w:rPr>
      </w:pPr>
      <w:r>
        <w:rPr>
          <w:sz w:val="22"/>
          <w:szCs w:val="22"/>
          <w:lang w:val="en-GB"/>
        </w:rPr>
        <w:t>for</w:t>
      </w:r>
    </w:p>
    <w:p w:rsidRPr="00A362C0" w:rsidR="009A2833" w:rsidP="00C14FA9" w:rsidRDefault="00A362C0" w14:paraId="29DC5BEC" w14:textId="44503839">
      <w:pPr>
        <w:pStyle w:val="Heading1"/>
        <w:keepLines/>
        <w:tabs>
          <w:tab w:val="left" w:pos="702"/>
        </w:tabs>
        <w:suppressAutoHyphens w:val="0"/>
        <w:ind w:right="-432"/>
        <w:rPr>
          <w:rFonts w:ascii="Times New Roman" w:hAnsi="Times New Roman"/>
          <w:b w:val="0"/>
          <w:sz w:val="28"/>
          <w:szCs w:val="28"/>
          <w:lang w:val="en-GB"/>
        </w:rPr>
      </w:pPr>
      <w:bookmarkStart w:name="_Hlk23428429" w:id="4"/>
      <w:r w:rsidRPr="00A362C0">
        <w:rPr>
          <w:rFonts w:ascii="Times New Roman" w:hAnsi="Times New Roman"/>
          <w:sz w:val="28"/>
          <w:szCs w:val="28"/>
        </w:rPr>
        <w:t>R</w:t>
      </w:r>
      <w:r w:rsidRPr="00A362C0">
        <w:rPr>
          <w:rFonts w:ascii="Times New Roman" w:hAnsi="Times New Roman"/>
          <w:sz w:val="28"/>
          <w:szCs w:val="28"/>
        </w:rPr>
        <w:t xml:space="preserve">enewal of Firewall – Brand:  </w:t>
      </w:r>
      <w:r w:rsidRPr="00A362C0">
        <w:rPr>
          <w:rFonts w:ascii="Times New Roman" w:hAnsi="Times New Roman"/>
          <w:color w:val="000000"/>
          <w:sz w:val="28"/>
          <w:szCs w:val="28"/>
        </w:rPr>
        <w:t>Fortinet Model: FortiGate 90D</w:t>
      </w:r>
    </w:p>
    <w:bookmarkEnd w:id="4"/>
    <w:p w:rsidR="009A2833" w:rsidP="006A1AF2" w:rsidRDefault="009A2833" w14:paraId="05BF3E2F" w14:textId="2C6540E4">
      <w:pPr>
        <w:jc w:val="center"/>
        <w:rPr>
          <w:lang w:val="en-GB"/>
        </w:rPr>
      </w:pPr>
    </w:p>
    <w:p w:rsidR="009A2833" w:rsidP="00633408" w:rsidRDefault="009A2833" w14:paraId="14C15590" w14:textId="1C67A5BF">
      <w:pPr>
        <w:ind w:right="-432"/>
        <w:jc w:val="both"/>
        <w:rPr>
          <w:lang w:val="en-GB"/>
        </w:rPr>
      </w:pPr>
      <w:r w:rsidRPr="008A016E">
        <w:rPr>
          <w:b/>
          <w:lang w:val="en-GB"/>
        </w:rPr>
        <w:t>R</w:t>
      </w:r>
      <w:r w:rsidRPr="008A016E" w:rsidR="008A016E">
        <w:rPr>
          <w:b/>
          <w:lang w:val="en-GB"/>
        </w:rPr>
        <w:t>FQ</w:t>
      </w:r>
      <w:r w:rsidRPr="008A016E">
        <w:rPr>
          <w:b/>
          <w:lang w:val="en-GB"/>
        </w:rPr>
        <w:t xml:space="preserve"> No</w:t>
      </w:r>
      <w:r w:rsidR="004D08E4">
        <w:rPr>
          <w:b/>
          <w:lang w:val="en-GB"/>
        </w:rPr>
        <w:t>: BIFFL/Procurement/10/2019/01</w:t>
      </w:r>
      <w:r w:rsidR="00A362C0">
        <w:rPr>
          <w:lang w:val="en-GB"/>
        </w:rPr>
        <w:t xml:space="preserve">/ </w:t>
      </w:r>
      <w:r w:rsidR="008A016E">
        <w:rPr>
          <w:lang w:val="en-GB"/>
        </w:rPr>
        <w:tab/>
      </w:r>
      <w:r w:rsidR="008A016E">
        <w:rPr>
          <w:lang w:val="en-GB"/>
        </w:rPr>
        <w:tab/>
      </w:r>
      <w:r w:rsidR="008A016E">
        <w:rPr>
          <w:lang w:val="en-GB"/>
        </w:rPr>
        <w:t xml:space="preserve">                       </w:t>
      </w:r>
      <w:r w:rsidR="006A1AF2">
        <w:rPr>
          <w:lang w:val="en-GB"/>
        </w:rPr>
        <w:t xml:space="preserve"> </w:t>
      </w:r>
      <w:r w:rsidR="00F65A48">
        <w:rPr>
          <w:lang w:val="en-GB"/>
        </w:rPr>
        <w:t xml:space="preserve">  </w:t>
      </w:r>
      <w:r w:rsidRPr="008A016E">
        <w:rPr>
          <w:b/>
          <w:lang w:val="en-GB"/>
        </w:rPr>
        <w:t>Date</w:t>
      </w:r>
      <w:r w:rsidR="008A016E">
        <w:rPr>
          <w:b/>
          <w:lang w:val="en-GB"/>
        </w:rPr>
        <w:t xml:space="preserve">: </w:t>
      </w:r>
      <w:r w:rsidR="00A362C0">
        <w:rPr>
          <w:b/>
          <w:lang w:val="en-GB"/>
        </w:rPr>
        <w:t>0</w:t>
      </w:r>
      <w:r w:rsidR="00B25F45">
        <w:rPr>
          <w:b/>
          <w:lang w:val="en-GB"/>
        </w:rPr>
        <w:t>4</w:t>
      </w:r>
      <w:r w:rsidRPr="004D08E4" w:rsidR="008A016E">
        <w:rPr>
          <w:b/>
          <w:lang w:val="en-GB"/>
        </w:rPr>
        <w:t>/</w:t>
      </w:r>
      <w:r w:rsidRPr="004D08E4" w:rsidR="004D08E4">
        <w:rPr>
          <w:b/>
          <w:lang w:val="en-GB"/>
        </w:rPr>
        <w:t>1</w:t>
      </w:r>
      <w:r w:rsidR="00A362C0">
        <w:rPr>
          <w:b/>
          <w:lang w:val="en-GB"/>
        </w:rPr>
        <w:t>1</w:t>
      </w:r>
      <w:r w:rsidRPr="004D08E4" w:rsidR="008A016E">
        <w:rPr>
          <w:b/>
          <w:lang w:val="en-GB"/>
        </w:rPr>
        <w:t>/</w:t>
      </w:r>
      <w:r w:rsidRPr="004D08E4" w:rsidR="004D08E4">
        <w:rPr>
          <w:b/>
          <w:lang w:val="en-GB"/>
        </w:rPr>
        <w:t>2019</w:t>
      </w:r>
    </w:p>
    <w:p w:rsidR="006D785A" w:rsidP="000B6F2E" w:rsidRDefault="006D785A" w14:paraId="57FC2989" w14:textId="77777777">
      <w:pPr>
        <w:ind w:right="-432"/>
        <w:jc w:val="both"/>
        <w:rPr>
          <w:lang w:val="en-GB"/>
        </w:rPr>
      </w:pPr>
    </w:p>
    <w:p w:rsidR="000B6F2E" w:rsidP="000B6F2E" w:rsidRDefault="000B6F2E" w14:paraId="7FD25DC2" w14:textId="77777777">
      <w:pPr>
        <w:ind w:right="-432"/>
        <w:jc w:val="both"/>
        <w:rPr>
          <w:lang w:val="en-GB"/>
        </w:rPr>
      </w:pPr>
      <w:r>
        <w:rPr>
          <w:lang w:val="en-GB"/>
        </w:rPr>
        <w:t>To</w:t>
      </w:r>
    </w:p>
    <w:p w:rsidR="00720574" w:rsidP="000B6F2E" w:rsidRDefault="00720574" w14:paraId="3A8A51C5" w14:textId="77777777">
      <w:pPr>
        <w:ind w:right="-432"/>
        <w:jc w:val="both"/>
        <w:rPr>
          <w:lang w:val="en-GB"/>
        </w:rPr>
      </w:pPr>
    </w:p>
    <w:p w:rsidRPr="00674311" w:rsidR="000B6F2E" w:rsidP="000B6F2E" w:rsidRDefault="00720574" w14:paraId="4570F9A6" w14:textId="7AF63B2B">
      <w:pPr>
        <w:ind w:right="-432"/>
        <w:jc w:val="both"/>
        <w:rPr>
          <w:b/>
          <w:bCs/>
          <w:lang w:val="en-GB"/>
        </w:rPr>
      </w:pPr>
      <w:r w:rsidRPr="00674311">
        <w:rPr>
          <w:b/>
          <w:bCs/>
          <w:lang w:val="en-GB"/>
        </w:rPr>
        <w:t xml:space="preserve">Potential </w:t>
      </w:r>
      <w:r w:rsidRPr="00674311" w:rsidR="000B6F2E">
        <w:rPr>
          <w:b/>
          <w:bCs/>
          <w:lang w:val="en-GB"/>
        </w:rPr>
        <w:t>Quotationers</w:t>
      </w:r>
    </w:p>
    <w:p w:rsidRPr="006D785A" w:rsidR="000B6F2E" w:rsidP="000B6F2E" w:rsidRDefault="000B6F2E" w14:paraId="1A262B2D" w14:textId="77777777">
      <w:pPr>
        <w:ind w:right="-432"/>
        <w:jc w:val="both"/>
        <w:rPr>
          <w:sz w:val="2"/>
          <w:lang w:val="en-GB"/>
        </w:rPr>
      </w:pPr>
    </w:p>
    <w:p w:rsidR="009A2833" w:rsidP="00633408" w:rsidRDefault="009A2833" w14:paraId="455316F8" w14:textId="77777777">
      <w:pPr>
        <w:ind w:right="-432"/>
        <w:jc w:val="both"/>
        <w:rPr>
          <w:lang w:val="en-GB"/>
        </w:rPr>
      </w:pPr>
    </w:p>
    <w:p w:rsidR="00C2628A" w:rsidP="00C07DA4" w:rsidRDefault="00F343A6" w14:paraId="1FA4F5B9" w14:textId="067326A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Pr="00107C79" w:rsidR="00107C79">
        <w:rPr>
          <w:rFonts w:ascii="Arial" w:hAnsi="Arial" w:cs="Arial"/>
          <w:b/>
          <w:sz w:val="16"/>
          <w:szCs w:val="16"/>
          <w:lang w:val="en-GB"/>
        </w:rPr>
        <w:t xml:space="preserve">BIFFL </w:t>
      </w:r>
      <w:r w:rsidRPr="00C95F82" w:rsidR="009A2833">
        <w:rPr>
          <w:rFonts w:ascii="Arial" w:hAnsi="Arial" w:cs="Arial"/>
          <w:sz w:val="20"/>
          <w:szCs w:val="20"/>
          <w:lang w:val="en-GB"/>
        </w:rPr>
        <w:t xml:space="preserve">has </w:t>
      </w:r>
      <w:r w:rsidRPr="00C95F82">
        <w:rPr>
          <w:rFonts w:ascii="Arial" w:hAnsi="Arial" w:cs="Arial"/>
          <w:sz w:val="20"/>
          <w:szCs w:val="20"/>
          <w:lang w:val="en-GB"/>
        </w:rPr>
        <w:t xml:space="preserve">been allocated public funds </w:t>
      </w:r>
      <w:r w:rsidRPr="00C95F82" w:rsidR="0015528E">
        <w:rPr>
          <w:rFonts w:ascii="Arial" w:hAnsi="Arial" w:cs="Arial"/>
          <w:sz w:val="20"/>
          <w:szCs w:val="20"/>
          <w:lang w:val="en-GB"/>
        </w:rPr>
        <w:t xml:space="preserve">and intends to apply </w:t>
      </w:r>
      <w:r w:rsidRPr="00C95F82" w:rsidR="00A358F5">
        <w:rPr>
          <w:rFonts w:ascii="Arial" w:hAnsi="Arial" w:cs="Arial"/>
          <w:sz w:val="20"/>
          <w:szCs w:val="20"/>
          <w:lang w:val="en-GB"/>
        </w:rPr>
        <w:t xml:space="preserve">a portion of the funds to eligible payments under the Contract for which this Quotation Document is issued. </w:t>
      </w:r>
    </w:p>
    <w:p w:rsidRPr="006D785A" w:rsidR="002E5265" w:rsidP="002E5265" w:rsidRDefault="002E5265" w14:paraId="16737494" w14:textId="77777777">
      <w:pPr>
        <w:jc w:val="both"/>
        <w:rPr>
          <w:rFonts w:ascii="Arial" w:hAnsi="Arial" w:cs="Arial"/>
          <w:sz w:val="14"/>
          <w:szCs w:val="20"/>
          <w:lang w:val="en-GB"/>
        </w:rPr>
      </w:pPr>
    </w:p>
    <w:p w:rsidRPr="006D785A" w:rsidR="002E5265" w:rsidP="002E5265" w:rsidRDefault="002E5265" w14:paraId="664C1859" w14:textId="77777777">
      <w:pPr>
        <w:jc w:val="both"/>
        <w:rPr>
          <w:rFonts w:ascii="Arial" w:hAnsi="Arial" w:cs="Arial"/>
          <w:sz w:val="4"/>
          <w:szCs w:val="20"/>
          <w:lang w:val="en-GB"/>
        </w:rPr>
      </w:pPr>
    </w:p>
    <w:p w:rsidRPr="00C95F82" w:rsidR="000B6F2E" w:rsidP="00C07DA4" w:rsidRDefault="000B6F2E" w14:paraId="104EEC38" w14:textId="70FD7FBB">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Detailed </w:t>
      </w:r>
      <w:r w:rsidRPr="00C95F82">
        <w:rPr>
          <w:rFonts w:ascii="Arial" w:hAnsi="Arial" w:cs="Arial"/>
          <w:sz w:val="20"/>
          <w:szCs w:val="20"/>
          <w:lang w:val="en-GB"/>
        </w:rPr>
        <w:t>Specifications and</w:t>
      </w:r>
      <w:r w:rsidR="00895EA4">
        <w:rPr>
          <w:rFonts w:ascii="Arial" w:hAnsi="Arial" w:cs="Arial"/>
          <w:sz w:val="20"/>
          <w:szCs w:val="20"/>
          <w:lang w:val="en-GB"/>
        </w:rPr>
        <w:t>,</w:t>
      </w:r>
      <w:r w:rsidRPr="00C95F82">
        <w:rPr>
          <w:rFonts w:ascii="Arial" w:hAnsi="Arial" w:cs="Arial"/>
          <w:sz w:val="20"/>
          <w:szCs w:val="20"/>
          <w:lang w:val="en-GB"/>
        </w:rPr>
        <w:t xml:space="preserve"> Design &amp; Drawings for the intended </w:t>
      </w:r>
      <w:r>
        <w:rPr>
          <w:rFonts w:ascii="Arial" w:hAnsi="Arial" w:cs="Arial"/>
          <w:sz w:val="20"/>
          <w:szCs w:val="20"/>
          <w:lang w:val="en-GB"/>
        </w:rPr>
        <w:t>Goods and related services</w:t>
      </w:r>
      <w:r w:rsidRPr="00C95F82">
        <w:rPr>
          <w:rFonts w:ascii="Arial" w:hAnsi="Arial" w:cs="Arial"/>
          <w:sz w:val="20"/>
          <w:szCs w:val="20"/>
          <w:lang w:val="en-GB"/>
        </w:rPr>
        <w:t xml:space="preserve"> shall be available in the office of </w:t>
      </w:r>
      <w:r w:rsidR="00A362C0">
        <w:rPr>
          <w:rFonts w:ascii="Arial" w:hAnsi="Arial" w:cs="Arial"/>
          <w:sz w:val="20"/>
          <w:szCs w:val="20"/>
          <w:lang w:val="en-GB"/>
        </w:rPr>
        <w:t>BIFFL</w:t>
      </w:r>
      <w:r w:rsidRPr="00C95F82">
        <w:rPr>
          <w:rFonts w:ascii="Arial" w:hAnsi="Arial" w:cs="Arial"/>
          <w:sz w:val="20"/>
          <w:szCs w:val="20"/>
          <w:lang w:val="en-GB"/>
        </w:rPr>
        <w:t xml:space="preserve"> for inspection by the potential Quotationers during office hours on all working days.</w:t>
      </w:r>
    </w:p>
    <w:p w:rsidRPr="006D785A" w:rsidR="000B6F2E" w:rsidP="000B6F2E" w:rsidRDefault="000B6F2E" w14:paraId="3EC8EAAC" w14:textId="77777777">
      <w:pPr>
        <w:jc w:val="both"/>
        <w:rPr>
          <w:rFonts w:ascii="Arial" w:hAnsi="Arial" w:cs="Arial"/>
          <w:sz w:val="16"/>
          <w:szCs w:val="20"/>
          <w:lang w:val="en-GB"/>
        </w:rPr>
      </w:pPr>
    </w:p>
    <w:p w:rsidRPr="001A094F" w:rsidR="001A094F" w:rsidP="00C07DA4" w:rsidRDefault="006912E1" w14:paraId="3CDFA984" w14:textId="77777777">
      <w:pPr>
        <w:numPr>
          <w:ilvl w:val="0"/>
          <w:numId w:val="8"/>
        </w:numPr>
        <w:tabs>
          <w:tab w:val="clear" w:pos="720"/>
          <w:tab w:val="num" w:pos="360"/>
        </w:tabs>
        <w:ind w:left="360"/>
        <w:jc w:val="both"/>
        <w:rPr>
          <w:rFonts w:ascii="Arial" w:hAnsi="Arial" w:cs="Arial"/>
          <w:sz w:val="10"/>
          <w:szCs w:val="20"/>
          <w:lang w:val="en-GB"/>
        </w:rPr>
      </w:pPr>
      <w:r w:rsidRPr="001A094F">
        <w:rPr>
          <w:rFonts w:ascii="Arial" w:hAnsi="Arial" w:cs="Arial"/>
          <w:sz w:val="20"/>
          <w:szCs w:val="20"/>
          <w:lang w:val="en-GB"/>
        </w:rPr>
        <w:t xml:space="preserve">Quotation </w:t>
      </w:r>
      <w:r w:rsidRPr="001A094F" w:rsidR="001A094F">
        <w:rPr>
          <w:rFonts w:ascii="Arial" w:hAnsi="Arial" w:cs="Arial"/>
          <w:sz w:val="20"/>
          <w:szCs w:val="20"/>
          <w:lang w:val="en-GB"/>
        </w:rPr>
        <w:t>shall be prepared and submitted using the ’Quotation Document</w:t>
      </w:r>
      <w:r w:rsidR="001A094F">
        <w:rPr>
          <w:rFonts w:ascii="Arial" w:hAnsi="Arial" w:cs="Arial"/>
          <w:sz w:val="20"/>
          <w:szCs w:val="20"/>
          <w:lang w:val="en-GB"/>
        </w:rPr>
        <w:t>’</w:t>
      </w:r>
      <w:r w:rsidRPr="001A094F" w:rsidR="001A094F">
        <w:rPr>
          <w:rFonts w:ascii="Arial" w:hAnsi="Arial" w:cs="Arial"/>
          <w:sz w:val="20"/>
          <w:szCs w:val="20"/>
          <w:lang w:val="en-GB"/>
        </w:rPr>
        <w:t>.</w:t>
      </w:r>
    </w:p>
    <w:p w:rsidR="001A094F" w:rsidP="001A094F" w:rsidRDefault="001A094F" w14:paraId="6B770F68" w14:textId="77777777">
      <w:pPr>
        <w:pStyle w:val="ListParagraph"/>
        <w:rPr>
          <w:rFonts w:ascii="Arial" w:hAnsi="Arial" w:cs="Arial"/>
          <w:sz w:val="10"/>
          <w:szCs w:val="20"/>
          <w:lang w:val="en-GB"/>
        </w:rPr>
      </w:pPr>
    </w:p>
    <w:p w:rsidRPr="006D785A" w:rsidR="002E5265" w:rsidP="001A094F" w:rsidRDefault="001A094F" w14:paraId="5196FC8B" w14:textId="77777777">
      <w:pPr>
        <w:ind w:left="360"/>
        <w:jc w:val="both"/>
        <w:rPr>
          <w:rFonts w:ascii="Arial" w:hAnsi="Arial" w:cs="Arial"/>
          <w:sz w:val="10"/>
          <w:szCs w:val="20"/>
          <w:lang w:val="en-GB"/>
        </w:rPr>
      </w:pPr>
      <w:r w:rsidRPr="001A094F">
        <w:rPr>
          <w:rFonts w:ascii="Arial" w:hAnsi="Arial" w:cs="Arial"/>
          <w:sz w:val="10"/>
          <w:szCs w:val="20"/>
          <w:lang w:val="en-GB"/>
        </w:rPr>
        <w:t xml:space="preserve"> </w:t>
      </w:r>
    </w:p>
    <w:p w:rsidR="000B6F2E" w:rsidP="00C07DA4" w:rsidRDefault="00E57890" w14:paraId="286352C3" w14:textId="7777777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 shall be completed properly, duly signed-dated</w:t>
      </w:r>
      <w:r w:rsidRPr="009335E8" w:rsidR="009335E8">
        <w:rPr>
          <w:rFonts w:ascii="Arial" w:hAnsi="Arial" w:cs="Arial"/>
          <w:sz w:val="20"/>
          <w:szCs w:val="20"/>
          <w:lang w:val="en-GB"/>
        </w:rPr>
        <w:t xml:space="preserve"> </w:t>
      </w:r>
      <w:r w:rsidRPr="00C95F82" w:rsidR="009335E8">
        <w:rPr>
          <w:rFonts w:ascii="Arial" w:hAnsi="Arial" w:cs="Arial"/>
          <w:sz w:val="20"/>
          <w:szCs w:val="20"/>
          <w:lang w:val="en-GB"/>
        </w:rPr>
        <w:t>each page</w:t>
      </w:r>
      <w:r w:rsidRPr="00C95F82">
        <w:rPr>
          <w:rFonts w:ascii="Arial" w:hAnsi="Arial" w:cs="Arial"/>
          <w:sz w:val="20"/>
          <w:szCs w:val="20"/>
          <w:lang w:val="en-GB"/>
        </w:rPr>
        <w:t xml:space="preserve"> by the authorized signatory and </w:t>
      </w:r>
      <w:r w:rsidR="009335E8">
        <w:rPr>
          <w:rFonts w:ascii="Arial" w:hAnsi="Arial" w:cs="Arial"/>
          <w:sz w:val="20"/>
          <w:szCs w:val="20"/>
          <w:lang w:val="en-GB"/>
        </w:rPr>
        <w:t>submitted</w:t>
      </w:r>
      <w:r w:rsidRPr="00C95F82">
        <w:rPr>
          <w:rFonts w:ascii="Arial" w:hAnsi="Arial" w:cs="Arial"/>
          <w:sz w:val="20"/>
          <w:szCs w:val="20"/>
          <w:lang w:val="en-GB"/>
        </w:rPr>
        <w:t xml:space="preserve"> by the date </w:t>
      </w:r>
      <w:r w:rsidR="009335E8">
        <w:rPr>
          <w:rFonts w:ascii="Arial" w:hAnsi="Arial" w:cs="Arial"/>
          <w:sz w:val="20"/>
          <w:szCs w:val="20"/>
          <w:lang w:val="en-GB"/>
        </w:rPr>
        <w:t>to the o</w:t>
      </w:r>
      <w:r w:rsidRPr="00C95F82">
        <w:rPr>
          <w:rFonts w:ascii="Arial" w:hAnsi="Arial" w:cs="Arial"/>
          <w:sz w:val="20"/>
          <w:szCs w:val="20"/>
          <w:lang w:val="en-GB"/>
        </w:rPr>
        <w:t>ffice as specified</w:t>
      </w:r>
      <w:r w:rsidR="00282A26">
        <w:rPr>
          <w:rFonts w:ascii="Arial" w:hAnsi="Arial" w:cs="Arial"/>
          <w:sz w:val="20"/>
          <w:szCs w:val="20"/>
          <w:lang w:val="en-GB"/>
        </w:rPr>
        <w:t xml:space="preserve"> in </w:t>
      </w:r>
      <w:r w:rsidRPr="00282A26" w:rsidR="00282A26">
        <w:rPr>
          <w:rFonts w:ascii="Arial" w:hAnsi="Arial" w:cs="Arial"/>
          <w:b/>
          <w:sz w:val="20"/>
          <w:szCs w:val="20"/>
          <w:lang w:val="en-GB"/>
        </w:rPr>
        <w:t xml:space="preserve">Para </w:t>
      </w:r>
      <w:r w:rsidR="006D785A">
        <w:rPr>
          <w:rFonts w:ascii="Arial" w:hAnsi="Arial" w:cs="Arial"/>
          <w:b/>
          <w:sz w:val="20"/>
          <w:szCs w:val="20"/>
          <w:lang w:val="en-GB"/>
        </w:rPr>
        <w:t>6</w:t>
      </w:r>
      <w:r w:rsidR="00282A26">
        <w:rPr>
          <w:rFonts w:ascii="Arial" w:hAnsi="Arial" w:cs="Arial"/>
          <w:sz w:val="20"/>
          <w:szCs w:val="20"/>
          <w:lang w:val="en-GB"/>
        </w:rPr>
        <w:t xml:space="preserve"> below. </w:t>
      </w:r>
    </w:p>
    <w:p w:rsidRPr="006D785A" w:rsidR="002E5265" w:rsidP="002E5265" w:rsidRDefault="002E5265" w14:paraId="056ADCC2" w14:textId="77777777">
      <w:pPr>
        <w:jc w:val="both"/>
        <w:rPr>
          <w:rFonts w:ascii="Arial" w:hAnsi="Arial" w:cs="Arial"/>
          <w:sz w:val="16"/>
          <w:szCs w:val="20"/>
          <w:lang w:val="en-GB"/>
        </w:rPr>
      </w:pPr>
    </w:p>
    <w:p w:rsidR="00E57890" w:rsidP="00C07DA4" w:rsidRDefault="00ED313C" w14:paraId="6FA3B0C0" w14:textId="1EBE1F4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No Securities such as Quotation Security (i.e. the traditional</w:t>
      </w:r>
      <w:r w:rsidR="006E2713">
        <w:rPr>
          <w:rFonts w:ascii="Arial" w:hAnsi="Arial" w:cs="Arial"/>
          <w:sz w:val="20"/>
          <w:szCs w:val="20"/>
          <w:lang w:val="en-GB"/>
        </w:rPr>
        <w:t xml:space="preserve">ly </w:t>
      </w:r>
      <w:r w:rsidR="002E5265">
        <w:rPr>
          <w:rFonts w:ascii="Arial" w:hAnsi="Arial" w:cs="Arial"/>
          <w:sz w:val="20"/>
          <w:szCs w:val="20"/>
          <w:lang w:val="en-GB"/>
        </w:rPr>
        <w:t xml:space="preserve">termed </w:t>
      </w:r>
      <w:r w:rsidRPr="00C95F82" w:rsidR="002E5265">
        <w:rPr>
          <w:rFonts w:ascii="Arial" w:hAnsi="Arial" w:cs="Arial"/>
          <w:sz w:val="20"/>
          <w:szCs w:val="20"/>
          <w:lang w:val="en-GB"/>
        </w:rPr>
        <w:t>Earnest</w:t>
      </w:r>
      <w:r w:rsidRPr="00C95F82">
        <w:rPr>
          <w:rFonts w:ascii="Arial" w:hAnsi="Arial" w:cs="Arial"/>
          <w:sz w:val="20"/>
          <w:szCs w:val="20"/>
          <w:lang w:val="en-GB"/>
        </w:rPr>
        <w:t xml:space="preserve"> Money, Tender Security) and Performance Security shall be required for submission of the Quotation and </w:t>
      </w:r>
      <w:r w:rsidR="006E2713">
        <w:rPr>
          <w:rFonts w:ascii="Arial" w:hAnsi="Arial" w:cs="Arial"/>
          <w:sz w:val="20"/>
          <w:szCs w:val="20"/>
          <w:lang w:val="en-GB"/>
        </w:rPr>
        <w:t xml:space="preserve">delivery of </w:t>
      </w:r>
      <w:r w:rsidRPr="00A362C0" w:rsidR="00A362C0">
        <w:rPr>
          <w:rFonts w:ascii="Arial" w:hAnsi="Arial" w:cs="Arial"/>
          <w:sz w:val="20"/>
          <w:szCs w:val="20"/>
          <w:lang w:val="en-GB"/>
        </w:rPr>
        <w:t>Renewal of Firewall – Brand:  Fortinet Model: FortiGate 90D</w:t>
      </w:r>
      <w:r w:rsidRPr="00A362C0" w:rsidR="00A362C0">
        <w:rPr>
          <w:rFonts w:ascii="Arial" w:hAnsi="Arial" w:cs="Arial"/>
          <w:sz w:val="20"/>
          <w:szCs w:val="20"/>
          <w:lang w:val="en-GB"/>
        </w:rPr>
        <w:t xml:space="preserve"> </w:t>
      </w:r>
      <w:r w:rsidRPr="00C95F82">
        <w:rPr>
          <w:rFonts w:ascii="Arial" w:hAnsi="Arial" w:cs="Arial"/>
          <w:sz w:val="20"/>
          <w:szCs w:val="20"/>
          <w:lang w:val="en-GB"/>
        </w:rPr>
        <w:t>(</w:t>
      </w:r>
      <w:r w:rsidRPr="00C95F82" w:rsidR="009D420B">
        <w:rPr>
          <w:rFonts w:ascii="Arial" w:hAnsi="Arial" w:cs="Arial"/>
          <w:sz w:val="20"/>
          <w:szCs w:val="20"/>
          <w:lang w:val="en-GB"/>
        </w:rPr>
        <w:t>if awarded</w:t>
      </w:r>
      <w:r w:rsidRPr="00C95F82">
        <w:rPr>
          <w:rFonts w:ascii="Arial" w:hAnsi="Arial" w:cs="Arial"/>
          <w:sz w:val="20"/>
          <w:szCs w:val="20"/>
          <w:lang w:val="en-GB"/>
        </w:rPr>
        <w:t>) respectively.</w:t>
      </w:r>
    </w:p>
    <w:p w:rsidRPr="006D785A" w:rsidR="002E5265" w:rsidP="002E5265" w:rsidRDefault="002E5265" w14:paraId="75C0B161" w14:textId="77777777">
      <w:pPr>
        <w:jc w:val="both"/>
        <w:rPr>
          <w:rFonts w:ascii="Arial" w:hAnsi="Arial" w:cs="Arial"/>
          <w:sz w:val="18"/>
          <w:szCs w:val="20"/>
          <w:lang w:val="en-GB"/>
        </w:rPr>
      </w:pPr>
    </w:p>
    <w:p w:rsidR="00010C3B" w:rsidP="00C07DA4" w:rsidRDefault="00A26342" w14:paraId="7C61CB59" w14:textId="0CD2321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in a sealed envelope or by fax or through electronic mail </w:t>
      </w:r>
      <w:r w:rsidRPr="00C95F82" w:rsidR="00E57890">
        <w:rPr>
          <w:rFonts w:ascii="Arial" w:hAnsi="Arial" w:cs="Arial"/>
          <w:sz w:val="20"/>
          <w:szCs w:val="20"/>
          <w:lang w:val="en-GB"/>
        </w:rPr>
        <w:t xml:space="preserve">shall be submitted </w:t>
      </w:r>
      <w:r w:rsidRPr="00C95F82">
        <w:rPr>
          <w:rFonts w:ascii="Arial" w:hAnsi="Arial" w:cs="Arial"/>
          <w:sz w:val="20"/>
          <w:szCs w:val="20"/>
          <w:lang w:val="en-GB"/>
        </w:rPr>
        <w:t xml:space="preserve">to the office of the </w:t>
      </w:r>
      <w:r w:rsidRPr="009152A6">
        <w:rPr>
          <w:rFonts w:ascii="Arial" w:hAnsi="Arial" w:cs="Arial"/>
          <w:b/>
          <w:bCs/>
          <w:sz w:val="20"/>
          <w:szCs w:val="20"/>
          <w:lang w:val="en-GB"/>
        </w:rPr>
        <w:t xml:space="preserve">undersigned on or before </w:t>
      </w:r>
      <w:r w:rsidR="00A362C0">
        <w:rPr>
          <w:rFonts w:ascii="Arial" w:hAnsi="Arial" w:cs="Arial"/>
          <w:b/>
          <w:bCs/>
          <w:sz w:val="20"/>
          <w:szCs w:val="20"/>
          <w:lang w:val="en-GB"/>
        </w:rPr>
        <w:t>1</w:t>
      </w:r>
      <w:r w:rsidR="00B25F45">
        <w:rPr>
          <w:rFonts w:ascii="Arial" w:hAnsi="Arial" w:cs="Arial"/>
          <w:b/>
          <w:bCs/>
          <w:sz w:val="20"/>
          <w:szCs w:val="20"/>
          <w:lang w:val="en-GB"/>
        </w:rPr>
        <w:t>4</w:t>
      </w:r>
      <w:r w:rsidRPr="009152A6" w:rsidR="00107C79">
        <w:rPr>
          <w:rFonts w:ascii="Arial" w:hAnsi="Arial" w:cs="Arial"/>
          <w:b/>
          <w:bCs/>
          <w:sz w:val="20"/>
          <w:szCs w:val="20"/>
          <w:lang w:val="en-GB"/>
        </w:rPr>
        <w:t xml:space="preserve"> </w:t>
      </w:r>
      <w:r w:rsidR="008A073A">
        <w:rPr>
          <w:rFonts w:ascii="Arial" w:hAnsi="Arial" w:cs="Arial"/>
          <w:b/>
          <w:bCs/>
          <w:sz w:val="20"/>
          <w:szCs w:val="20"/>
          <w:lang w:val="en-GB"/>
        </w:rPr>
        <w:t>Novem</w:t>
      </w:r>
      <w:r w:rsidRPr="009152A6" w:rsidR="00107C79">
        <w:rPr>
          <w:rFonts w:ascii="Arial" w:hAnsi="Arial" w:cs="Arial"/>
          <w:b/>
          <w:bCs/>
          <w:sz w:val="20"/>
          <w:szCs w:val="20"/>
          <w:lang w:val="en-GB"/>
        </w:rPr>
        <w:t xml:space="preserve">ber 2019 at </w:t>
      </w:r>
      <w:r w:rsidR="00A362C0">
        <w:rPr>
          <w:rFonts w:ascii="Arial" w:hAnsi="Arial" w:cs="Arial"/>
          <w:b/>
          <w:bCs/>
          <w:sz w:val="20"/>
          <w:szCs w:val="20"/>
          <w:lang w:val="en-GB"/>
        </w:rPr>
        <w:t>5</w:t>
      </w:r>
      <w:r w:rsidRPr="009152A6" w:rsidR="00107C79">
        <w:rPr>
          <w:rFonts w:ascii="Arial" w:hAnsi="Arial" w:cs="Arial"/>
          <w:b/>
          <w:bCs/>
          <w:sz w:val="20"/>
          <w:szCs w:val="20"/>
          <w:lang w:val="en-GB"/>
        </w:rPr>
        <w:t xml:space="preserve"> PM</w:t>
      </w:r>
      <w:r w:rsidRPr="0026730E">
        <w:rPr>
          <w:rFonts w:ascii="Arial" w:hAnsi="Arial" w:cs="Arial"/>
          <w:sz w:val="16"/>
          <w:szCs w:val="16"/>
          <w:lang w:val="en-GB"/>
        </w:rPr>
        <w:t>.</w:t>
      </w:r>
      <w:r w:rsidRPr="00C95F82">
        <w:rPr>
          <w:rFonts w:ascii="Arial" w:hAnsi="Arial" w:cs="Arial"/>
          <w:sz w:val="20"/>
          <w:szCs w:val="20"/>
          <w:lang w:val="en-GB"/>
        </w:rPr>
        <w:t xml:space="preserve"> The envelope containing the Quotation must be clearly marked “Quotation for </w:t>
      </w:r>
      <w:r w:rsidRPr="00956950" w:rsidR="00A362C0">
        <w:rPr>
          <w:rFonts w:ascii="Arial" w:hAnsi="Arial" w:cs="Arial"/>
          <w:b/>
          <w:sz w:val="22"/>
          <w:szCs w:val="22"/>
          <w:lang w:val="en-GB"/>
        </w:rPr>
        <w:t>Renewal of Firewall – Brand:  Fortinet Model: FortiGate 90D</w:t>
      </w:r>
      <w:r w:rsidRPr="00956950" w:rsidR="00A362C0">
        <w:rPr>
          <w:rFonts w:ascii="Arial" w:hAnsi="Arial" w:cs="Arial"/>
          <w:b/>
          <w:sz w:val="22"/>
          <w:szCs w:val="22"/>
          <w:lang w:val="en-GB"/>
        </w:rPr>
        <w:t xml:space="preserve"> </w:t>
      </w:r>
      <w:r w:rsidRPr="00956950" w:rsidR="00107C79">
        <w:rPr>
          <w:rFonts w:ascii="Arial" w:hAnsi="Arial" w:cs="Arial"/>
          <w:b/>
          <w:sz w:val="22"/>
          <w:szCs w:val="22"/>
          <w:lang w:val="en-GB"/>
        </w:rPr>
        <w:t>and</w:t>
      </w:r>
      <w:r w:rsidRPr="00C95F82">
        <w:rPr>
          <w:rFonts w:ascii="Arial" w:hAnsi="Arial" w:cs="Arial"/>
          <w:sz w:val="20"/>
          <w:szCs w:val="20"/>
          <w:lang w:val="en-GB"/>
        </w:rPr>
        <w:t xml:space="preserve"> </w:t>
      </w:r>
      <w:r w:rsidRPr="00C95F82">
        <w:rPr>
          <w:rFonts w:ascii="Arial" w:hAnsi="Arial" w:cs="Arial"/>
          <w:b/>
          <w:sz w:val="20"/>
          <w:szCs w:val="20"/>
          <w:lang w:val="en-GB"/>
        </w:rPr>
        <w:t>DO NOT OPEN</w:t>
      </w:r>
      <w:r w:rsidRPr="00C95F82">
        <w:rPr>
          <w:rFonts w:ascii="Arial" w:hAnsi="Arial" w:cs="Arial"/>
          <w:sz w:val="20"/>
          <w:szCs w:val="20"/>
          <w:lang w:val="en-GB"/>
        </w:rPr>
        <w:t xml:space="preserve"> </w:t>
      </w:r>
      <w:r w:rsidRPr="00A362C0" w:rsidR="00A362C0">
        <w:rPr>
          <w:rFonts w:ascii="Arial" w:hAnsi="Arial" w:cs="Arial"/>
          <w:b/>
          <w:bCs/>
          <w:sz w:val="20"/>
          <w:szCs w:val="20"/>
          <w:lang w:val="en-GB"/>
        </w:rPr>
        <w:t>before 1</w:t>
      </w:r>
      <w:r w:rsidR="00B25F45">
        <w:rPr>
          <w:rFonts w:ascii="Arial" w:hAnsi="Arial" w:cs="Arial"/>
          <w:b/>
          <w:bCs/>
          <w:sz w:val="20"/>
          <w:szCs w:val="20"/>
          <w:lang w:val="en-GB"/>
        </w:rPr>
        <w:t>4</w:t>
      </w:r>
      <w:r w:rsidRPr="00A362C0" w:rsidR="00A362C0">
        <w:rPr>
          <w:rFonts w:ascii="Arial" w:hAnsi="Arial" w:cs="Arial"/>
          <w:b/>
          <w:bCs/>
          <w:sz w:val="20"/>
          <w:szCs w:val="20"/>
          <w:lang w:val="en-GB"/>
        </w:rPr>
        <w:t xml:space="preserve"> November 2019 at 5 PM</w:t>
      </w:r>
      <w:r w:rsidRPr="009152A6">
        <w:rPr>
          <w:rFonts w:ascii="Arial" w:hAnsi="Arial" w:cs="Arial"/>
          <w:b/>
          <w:bCs/>
          <w:sz w:val="20"/>
          <w:szCs w:val="20"/>
          <w:lang w:val="en-GB"/>
        </w:rPr>
        <w:t>.</w:t>
      </w:r>
      <w:r w:rsidRPr="00C95F82">
        <w:rPr>
          <w:rFonts w:ascii="Arial" w:hAnsi="Arial" w:cs="Arial"/>
          <w:sz w:val="20"/>
          <w:szCs w:val="20"/>
          <w:lang w:val="en-GB"/>
        </w:rPr>
        <w:t xml:space="preserve"> </w:t>
      </w:r>
      <w:r w:rsidRPr="00FD31CD" w:rsidR="00010C3B">
        <w:rPr>
          <w:rFonts w:ascii="Arial" w:hAnsi="Arial" w:cs="Arial"/>
          <w:sz w:val="20"/>
          <w:szCs w:val="20"/>
          <w:lang w:val="en-GB"/>
        </w:rPr>
        <w:t>Quotation</w:t>
      </w:r>
      <w:r w:rsidR="00010C3B">
        <w:rPr>
          <w:rFonts w:ascii="Arial" w:hAnsi="Arial" w:cs="Arial"/>
          <w:sz w:val="20"/>
          <w:szCs w:val="20"/>
          <w:lang w:val="en-GB"/>
        </w:rPr>
        <w:t>s</w:t>
      </w:r>
      <w:r w:rsidRPr="00FD31CD" w:rsidR="00010C3B">
        <w:rPr>
          <w:rFonts w:ascii="Arial" w:hAnsi="Arial" w:cs="Arial"/>
          <w:sz w:val="20"/>
          <w:szCs w:val="20"/>
          <w:lang w:val="en-GB"/>
        </w:rPr>
        <w:t xml:space="preserve"> received later than the time specified</w:t>
      </w:r>
      <w:r w:rsidR="00010C3B">
        <w:rPr>
          <w:rFonts w:ascii="Arial" w:hAnsi="Arial" w:cs="Arial"/>
          <w:sz w:val="20"/>
          <w:szCs w:val="20"/>
          <w:lang w:val="en-GB"/>
        </w:rPr>
        <w:t xml:space="preserve"> herein </w:t>
      </w:r>
      <w:r w:rsidRPr="00FD31CD" w:rsidR="00010C3B">
        <w:rPr>
          <w:rFonts w:ascii="Arial" w:hAnsi="Arial" w:cs="Arial"/>
          <w:sz w:val="20"/>
          <w:szCs w:val="20"/>
          <w:lang w:val="en-GB"/>
        </w:rPr>
        <w:t>shall not be accepted.</w:t>
      </w:r>
    </w:p>
    <w:p w:rsidRPr="00FD31CD" w:rsidR="00010C3B" w:rsidP="00010C3B" w:rsidRDefault="00010C3B" w14:paraId="4EC311F0" w14:textId="77777777">
      <w:pPr>
        <w:ind w:left="360"/>
        <w:jc w:val="both"/>
        <w:rPr>
          <w:rFonts w:ascii="Arial" w:hAnsi="Arial" w:cs="Arial"/>
          <w:sz w:val="20"/>
          <w:szCs w:val="20"/>
          <w:lang w:val="en-GB"/>
        </w:rPr>
      </w:pPr>
    </w:p>
    <w:p w:rsidR="00A26342" w:rsidP="00C07DA4" w:rsidRDefault="00A26342" w14:paraId="2C9400BA" w14:textId="44C8A406">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Quotations received by fax or through electronic mail shall be sealed-enveloped by </w:t>
      </w:r>
      <w:r w:rsidR="00A362C0">
        <w:rPr>
          <w:rFonts w:ascii="Arial" w:hAnsi="Arial" w:cs="Arial"/>
          <w:sz w:val="20"/>
          <w:szCs w:val="20"/>
          <w:lang w:val="en-GB"/>
        </w:rPr>
        <w:t>BIFFL</w:t>
      </w:r>
      <w:r w:rsidRPr="00C95F82">
        <w:rPr>
          <w:rFonts w:ascii="Arial" w:hAnsi="Arial" w:cs="Arial"/>
          <w:sz w:val="20"/>
          <w:szCs w:val="20"/>
          <w:lang w:val="en-GB"/>
        </w:rPr>
        <w:t xml:space="preserve"> </w:t>
      </w:r>
      <w:r w:rsidR="002E5265">
        <w:rPr>
          <w:rFonts w:ascii="Arial" w:hAnsi="Arial" w:cs="Arial"/>
          <w:sz w:val="20"/>
          <w:szCs w:val="20"/>
          <w:lang w:val="en-GB"/>
        </w:rPr>
        <w:t>duly marked as</w:t>
      </w:r>
      <w:r w:rsidR="0020531A">
        <w:rPr>
          <w:rFonts w:ascii="Arial" w:hAnsi="Arial" w:cs="Arial"/>
          <w:sz w:val="20"/>
          <w:szCs w:val="20"/>
          <w:lang w:val="en-GB"/>
        </w:rPr>
        <w:t xml:space="preserve"> stated</w:t>
      </w:r>
      <w:r w:rsidR="002E5265">
        <w:rPr>
          <w:rFonts w:ascii="Arial" w:hAnsi="Arial" w:cs="Arial"/>
          <w:sz w:val="20"/>
          <w:szCs w:val="20"/>
          <w:lang w:val="en-GB"/>
        </w:rPr>
        <w:t xml:space="preserve"> </w:t>
      </w:r>
      <w:r w:rsidRPr="00D30AB3" w:rsidR="002E5265">
        <w:rPr>
          <w:rFonts w:ascii="Arial" w:hAnsi="Arial" w:cs="Arial"/>
          <w:sz w:val="20"/>
          <w:szCs w:val="20"/>
          <w:lang w:val="en-GB"/>
        </w:rPr>
        <w:t xml:space="preserve">in </w:t>
      </w:r>
      <w:r w:rsidRPr="00D30AB3" w:rsidR="002E5265">
        <w:rPr>
          <w:rFonts w:ascii="Arial" w:hAnsi="Arial" w:cs="Arial"/>
          <w:b/>
          <w:sz w:val="20"/>
          <w:szCs w:val="20"/>
          <w:lang w:val="en-GB"/>
        </w:rPr>
        <w:t xml:space="preserve">Para </w:t>
      </w:r>
      <w:r w:rsidRPr="00D30AB3" w:rsidR="00D30AB3">
        <w:rPr>
          <w:rFonts w:ascii="Arial" w:hAnsi="Arial" w:cs="Arial"/>
          <w:b/>
          <w:sz w:val="20"/>
          <w:szCs w:val="20"/>
          <w:lang w:val="en-GB"/>
        </w:rPr>
        <w:t>6</w:t>
      </w:r>
      <w:r w:rsidRPr="00D30AB3" w:rsidR="002E5265">
        <w:rPr>
          <w:rFonts w:ascii="Arial" w:hAnsi="Arial" w:cs="Arial"/>
          <w:sz w:val="20"/>
          <w:szCs w:val="20"/>
          <w:lang w:val="en-GB"/>
        </w:rPr>
        <w:t xml:space="preserve"> above </w:t>
      </w:r>
      <w:r w:rsidRPr="00D30AB3">
        <w:rPr>
          <w:rFonts w:ascii="Arial" w:hAnsi="Arial" w:cs="Arial"/>
          <w:sz w:val="20"/>
          <w:szCs w:val="20"/>
          <w:lang w:val="en-GB"/>
        </w:rPr>
        <w:t>and</w:t>
      </w:r>
      <w:r w:rsidRPr="00D30AB3" w:rsidR="00ED313C">
        <w:rPr>
          <w:rFonts w:ascii="Arial" w:hAnsi="Arial" w:cs="Arial"/>
          <w:sz w:val="20"/>
          <w:szCs w:val="20"/>
          <w:lang w:val="en-GB"/>
        </w:rPr>
        <w:t>,</w:t>
      </w:r>
      <w:r w:rsidRPr="00D30AB3">
        <w:rPr>
          <w:rFonts w:ascii="Arial" w:hAnsi="Arial" w:cs="Arial"/>
          <w:sz w:val="20"/>
          <w:szCs w:val="20"/>
          <w:lang w:val="en-GB"/>
        </w:rPr>
        <w:t xml:space="preserve"> </w:t>
      </w:r>
      <w:r w:rsidRPr="00D30AB3" w:rsidR="00320955">
        <w:rPr>
          <w:rFonts w:ascii="Arial" w:hAnsi="Arial" w:cs="Arial"/>
          <w:sz w:val="20"/>
          <w:szCs w:val="20"/>
          <w:lang w:val="en-GB"/>
        </w:rPr>
        <w:t xml:space="preserve">all Quotations thus received </w:t>
      </w:r>
      <w:r w:rsidRPr="00D30AB3">
        <w:rPr>
          <w:rFonts w:ascii="Arial" w:hAnsi="Arial" w:cs="Arial"/>
          <w:sz w:val="20"/>
          <w:szCs w:val="20"/>
          <w:lang w:val="en-GB"/>
        </w:rPr>
        <w:t>shall be sent to the Evaluation Committee for evaluation, without</w:t>
      </w:r>
      <w:r w:rsidRPr="00C95F82">
        <w:rPr>
          <w:rFonts w:ascii="Arial" w:hAnsi="Arial" w:cs="Arial"/>
          <w:sz w:val="20"/>
          <w:szCs w:val="20"/>
          <w:lang w:val="en-GB"/>
        </w:rPr>
        <w:t xml:space="preserve"> opening, by the same date</w:t>
      </w:r>
      <w:r w:rsidRPr="00C95F82" w:rsidR="00E57890">
        <w:rPr>
          <w:rFonts w:ascii="Arial" w:hAnsi="Arial" w:cs="Arial"/>
          <w:sz w:val="20"/>
          <w:szCs w:val="20"/>
          <w:lang w:val="en-GB"/>
        </w:rPr>
        <w:t xml:space="preserve"> of closing the Quotation</w:t>
      </w:r>
      <w:r w:rsidRPr="00C95F82">
        <w:rPr>
          <w:rFonts w:ascii="Arial" w:hAnsi="Arial" w:cs="Arial"/>
          <w:sz w:val="20"/>
          <w:szCs w:val="20"/>
          <w:lang w:val="en-GB"/>
        </w:rPr>
        <w:t>.</w:t>
      </w:r>
    </w:p>
    <w:p w:rsidRPr="006D785A" w:rsidR="00B91106" w:rsidP="00B91106" w:rsidRDefault="00B91106" w14:paraId="44EC9F8F" w14:textId="77777777">
      <w:pPr>
        <w:jc w:val="both"/>
        <w:rPr>
          <w:rFonts w:ascii="Arial" w:hAnsi="Arial" w:cs="Arial"/>
          <w:sz w:val="10"/>
          <w:szCs w:val="20"/>
          <w:lang w:val="en-GB"/>
        </w:rPr>
      </w:pPr>
    </w:p>
    <w:p w:rsidRPr="00C95F82" w:rsidR="00B91106" w:rsidP="00C07DA4" w:rsidRDefault="00A362C0" w14:paraId="44B20F6F" w14:textId="439EDE07">
      <w:pPr>
        <w:pStyle w:val="NormalIndent"/>
        <w:numPr>
          <w:ilvl w:val="0"/>
          <w:numId w:val="8"/>
        </w:numPr>
        <w:tabs>
          <w:tab w:val="clear" w:pos="720"/>
          <w:tab w:val="num" w:pos="360"/>
        </w:tabs>
        <w:spacing w:before="160" w:after="120"/>
        <w:ind w:left="360"/>
        <w:jc w:val="both"/>
        <w:rPr>
          <w:rFonts w:ascii="Arial" w:hAnsi="Arial" w:cs="Arial"/>
          <w:sz w:val="20"/>
          <w:szCs w:val="20"/>
          <w:lang w:val="en-GB"/>
        </w:rPr>
      </w:pPr>
      <w:r>
        <w:rPr>
          <w:rFonts w:ascii="Arial" w:hAnsi="Arial" w:cs="Arial"/>
          <w:sz w:val="20"/>
          <w:szCs w:val="20"/>
          <w:lang w:val="en-GB"/>
        </w:rPr>
        <w:t>BIFFL</w:t>
      </w:r>
      <w:r w:rsidRPr="0020531A" w:rsidR="00B91106">
        <w:rPr>
          <w:rFonts w:ascii="Arial" w:hAnsi="Arial" w:cs="Arial"/>
          <w:sz w:val="20"/>
          <w:szCs w:val="20"/>
          <w:lang w:val="en-GB"/>
        </w:rPr>
        <w:t xml:space="preserve"> may extend the deadline for submission of Quotations on justifiably acceptable grounds duly recorded subject to threshold of ten (10) days</w:t>
      </w:r>
      <w:r w:rsidRPr="0020531A" w:rsidR="0020531A">
        <w:rPr>
          <w:rFonts w:ascii="Arial" w:hAnsi="Arial" w:cs="Arial"/>
          <w:sz w:val="20"/>
          <w:szCs w:val="20"/>
          <w:lang w:val="en-GB"/>
        </w:rPr>
        <w:t xml:space="preserve"> pursuant to Rule 71 (4) of the Public Procurement Rules, 2008.</w:t>
      </w:r>
    </w:p>
    <w:p w:rsidRPr="001A094F" w:rsidR="002E5265" w:rsidP="002E5265" w:rsidRDefault="002E5265" w14:paraId="7E06F108" w14:textId="77777777">
      <w:pPr>
        <w:jc w:val="both"/>
        <w:rPr>
          <w:rFonts w:ascii="Arial" w:hAnsi="Arial" w:cs="Arial"/>
          <w:sz w:val="6"/>
          <w:szCs w:val="20"/>
          <w:lang w:val="en-GB"/>
        </w:rPr>
      </w:pPr>
    </w:p>
    <w:p w:rsidRPr="00E76376" w:rsidR="0099611E" w:rsidP="00C07DA4" w:rsidRDefault="00E57890" w14:paraId="6B59CCB2" w14:textId="7E60AC49">
      <w:pPr>
        <w:numPr>
          <w:ilvl w:val="0"/>
          <w:numId w:val="8"/>
        </w:numPr>
        <w:tabs>
          <w:tab w:val="clear" w:pos="720"/>
          <w:tab w:val="num" w:pos="360"/>
        </w:tabs>
        <w:ind w:left="360"/>
        <w:jc w:val="both"/>
        <w:rPr>
          <w:rFonts w:ascii="Arial" w:hAnsi="Arial" w:cs="Arial"/>
          <w:b/>
          <w:bCs/>
          <w:sz w:val="20"/>
          <w:szCs w:val="20"/>
          <w:lang w:val="en-GB"/>
        </w:rPr>
      </w:pPr>
      <w:r w:rsidRPr="00E76376">
        <w:rPr>
          <w:rFonts w:ascii="Arial" w:hAnsi="Arial" w:cs="Arial"/>
          <w:b/>
          <w:bCs/>
          <w:sz w:val="20"/>
          <w:szCs w:val="20"/>
          <w:lang w:val="en-GB"/>
        </w:rPr>
        <w:t>All Quotations must be valid for a period of at</w:t>
      </w:r>
      <w:r w:rsidRPr="00E76376" w:rsidR="00DA36FA">
        <w:rPr>
          <w:rFonts w:ascii="Arial" w:hAnsi="Arial" w:cs="Arial"/>
          <w:b/>
          <w:bCs/>
          <w:sz w:val="20"/>
          <w:szCs w:val="20"/>
          <w:lang w:val="en-GB"/>
        </w:rPr>
        <w:t xml:space="preserve"> </w:t>
      </w:r>
      <w:r w:rsidRPr="00E76376">
        <w:rPr>
          <w:rFonts w:ascii="Arial" w:hAnsi="Arial" w:cs="Arial"/>
          <w:b/>
          <w:bCs/>
          <w:sz w:val="20"/>
          <w:szCs w:val="20"/>
          <w:lang w:val="en-GB"/>
        </w:rPr>
        <w:t xml:space="preserve">least </w:t>
      </w:r>
      <w:r w:rsidRPr="00E76376" w:rsidR="007112CB">
        <w:rPr>
          <w:rFonts w:ascii="Arial" w:hAnsi="Arial" w:cs="Arial"/>
          <w:b/>
          <w:bCs/>
          <w:sz w:val="16"/>
          <w:szCs w:val="16"/>
          <w:lang w:val="en-GB"/>
        </w:rPr>
        <w:t>4</w:t>
      </w:r>
      <w:r w:rsidRPr="00E76376" w:rsidR="00A569EA">
        <w:rPr>
          <w:rFonts w:ascii="Arial" w:hAnsi="Arial" w:cs="Arial"/>
          <w:b/>
          <w:bCs/>
          <w:sz w:val="16"/>
          <w:szCs w:val="16"/>
          <w:lang w:val="en-GB"/>
        </w:rPr>
        <w:t>5</w:t>
      </w:r>
      <w:r w:rsidRPr="00E76376" w:rsidR="00107C79">
        <w:rPr>
          <w:rFonts w:ascii="Arial" w:hAnsi="Arial" w:cs="Arial"/>
          <w:b/>
          <w:bCs/>
          <w:sz w:val="16"/>
          <w:szCs w:val="16"/>
          <w:lang w:val="en-GB"/>
        </w:rPr>
        <w:t xml:space="preserve"> </w:t>
      </w:r>
      <w:r w:rsidRPr="00E76376">
        <w:rPr>
          <w:rFonts w:ascii="Arial" w:hAnsi="Arial" w:cs="Arial"/>
          <w:b/>
          <w:bCs/>
          <w:sz w:val="16"/>
          <w:szCs w:val="16"/>
          <w:lang w:val="en-GB"/>
        </w:rPr>
        <w:t>days</w:t>
      </w:r>
      <w:r w:rsidRPr="00E76376">
        <w:rPr>
          <w:rFonts w:ascii="Arial" w:hAnsi="Arial" w:cs="Arial"/>
          <w:b/>
          <w:bCs/>
          <w:sz w:val="20"/>
          <w:szCs w:val="20"/>
          <w:lang w:val="en-GB"/>
        </w:rPr>
        <w:t xml:space="preserve"> from the closing date of the Quotation.</w:t>
      </w:r>
    </w:p>
    <w:p w:rsidR="002E5265" w:rsidP="002E5265" w:rsidRDefault="002E5265" w14:paraId="6F0EAE30" w14:textId="77777777">
      <w:pPr>
        <w:jc w:val="both"/>
        <w:rPr>
          <w:rFonts w:ascii="Arial" w:hAnsi="Arial" w:cs="Arial"/>
          <w:sz w:val="20"/>
          <w:szCs w:val="20"/>
          <w:lang w:val="en-GB"/>
        </w:rPr>
      </w:pPr>
    </w:p>
    <w:p w:rsidR="00B91106" w:rsidP="00C07DA4" w:rsidRDefault="00B91106" w14:paraId="213D6C70" w14:textId="7777777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No public opening of Quotations received by the closing date shall be held. </w:t>
      </w:r>
    </w:p>
    <w:p w:rsidR="002E5265" w:rsidP="002E5265" w:rsidRDefault="002E5265" w14:paraId="4C75C80C" w14:textId="77777777">
      <w:pPr>
        <w:jc w:val="both"/>
        <w:rPr>
          <w:rFonts w:ascii="Arial" w:hAnsi="Arial" w:cs="Arial"/>
          <w:sz w:val="20"/>
          <w:szCs w:val="20"/>
          <w:lang w:val="en-GB"/>
        </w:rPr>
      </w:pPr>
    </w:p>
    <w:p w:rsidR="00B91106" w:rsidP="00C07DA4" w:rsidRDefault="00B91106" w14:paraId="5D885983" w14:textId="7777777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Quotationer’s rates or prices shall be inclusive of profit and overhead and, all kinds of taxes, duties, fees, levies, and other charges to be paid under the Applicable Law, if the Contract is awarded.</w:t>
      </w:r>
      <w:ins w:author="IEB" w:date="2009-06-16T09:23:00Z" w:id="5">
        <w:r w:rsidRPr="00C95F82">
          <w:rPr>
            <w:rFonts w:ascii="Arial" w:hAnsi="Arial" w:cs="Arial"/>
            <w:sz w:val="20"/>
            <w:szCs w:val="20"/>
            <w:lang w:val="en-GB"/>
          </w:rPr>
          <w:t xml:space="preserve"> </w:t>
        </w:r>
      </w:ins>
    </w:p>
    <w:p w:rsidR="002E5265" w:rsidP="002E5265" w:rsidRDefault="002E5265" w14:paraId="52DED8AC" w14:textId="77777777">
      <w:pPr>
        <w:jc w:val="both"/>
        <w:rPr>
          <w:rFonts w:ascii="Arial" w:hAnsi="Arial" w:cs="Arial"/>
          <w:sz w:val="20"/>
          <w:szCs w:val="20"/>
          <w:lang w:val="en-GB"/>
        </w:rPr>
      </w:pPr>
    </w:p>
    <w:p w:rsidR="00B91106" w:rsidP="00C07DA4" w:rsidRDefault="00B91106" w14:paraId="4A2B0F68" w14:textId="7777777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Rates shall be quoted and</w:t>
      </w:r>
      <w:r>
        <w:rPr>
          <w:rFonts w:ascii="Arial" w:hAnsi="Arial" w:cs="Arial"/>
          <w:sz w:val="20"/>
          <w:szCs w:val="20"/>
          <w:lang w:val="en-GB"/>
        </w:rPr>
        <w:t>,</w:t>
      </w:r>
      <w:r w:rsidRPr="00C95F82">
        <w:rPr>
          <w:rFonts w:ascii="Arial" w:hAnsi="Arial" w:cs="Arial"/>
          <w:sz w:val="20"/>
          <w:szCs w:val="20"/>
          <w:lang w:val="en-GB"/>
        </w:rPr>
        <w:t xml:space="preserve"> subsequent payments under this Contract </w:t>
      </w:r>
      <w:r>
        <w:rPr>
          <w:rFonts w:ascii="Arial" w:hAnsi="Arial" w:cs="Arial"/>
          <w:sz w:val="20"/>
          <w:szCs w:val="20"/>
          <w:lang w:val="en-GB"/>
        </w:rPr>
        <w:t xml:space="preserve">shall be made in </w:t>
      </w:r>
      <w:r w:rsidRPr="00C95F82">
        <w:rPr>
          <w:rFonts w:ascii="Arial" w:hAnsi="Arial" w:cs="Arial"/>
          <w:sz w:val="20"/>
          <w:szCs w:val="20"/>
          <w:lang w:val="en-GB"/>
        </w:rPr>
        <w:t xml:space="preserve">Taka currency. The price offered by the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if accepted shall remain fixed for the duration of the Contract</w:t>
      </w:r>
      <w:r>
        <w:rPr>
          <w:rFonts w:ascii="Arial" w:hAnsi="Arial" w:cs="Arial"/>
          <w:sz w:val="20"/>
          <w:szCs w:val="20"/>
          <w:lang w:val="en-GB"/>
        </w:rPr>
        <w:t>.</w:t>
      </w:r>
    </w:p>
    <w:p w:rsidR="002E5265" w:rsidP="002E5265" w:rsidRDefault="002E5265" w14:paraId="70FAE936" w14:textId="77777777">
      <w:pPr>
        <w:jc w:val="both"/>
        <w:rPr>
          <w:rFonts w:ascii="Arial" w:hAnsi="Arial" w:cs="Arial"/>
          <w:sz w:val="20"/>
          <w:szCs w:val="20"/>
          <w:lang w:val="en-GB"/>
        </w:rPr>
      </w:pPr>
    </w:p>
    <w:p w:rsidR="00B91106" w:rsidP="00C07DA4" w:rsidRDefault="00B91106" w14:paraId="64D1B40D" w14:textId="77777777">
      <w:pPr>
        <w:numPr>
          <w:ilvl w:val="0"/>
          <w:numId w:val="8"/>
        </w:numPr>
        <w:tabs>
          <w:tab w:val="clear" w:pos="720"/>
          <w:tab w:val="num" w:pos="360"/>
        </w:tabs>
        <w:ind w:left="360"/>
        <w:jc w:val="both"/>
        <w:rPr>
          <w:rFonts w:ascii="Arial" w:hAnsi="Arial" w:cs="Arial"/>
          <w:sz w:val="20"/>
          <w:szCs w:val="20"/>
          <w:lang w:val="en-GB"/>
        </w:rPr>
      </w:pP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xml:space="preserve"> shall have legal capacity to enter into Contract.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in support of its qualification shall be required to submit</w:t>
      </w:r>
      <w:r>
        <w:rPr>
          <w:rFonts w:ascii="Arial" w:hAnsi="Arial" w:cs="Arial"/>
          <w:sz w:val="20"/>
          <w:szCs w:val="20"/>
          <w:lang w:val="en-GB"/>
        </w:rPr>
        <w:t xml:space="preserve"> certified photo</w:t>
      </w:r>
      <w:r w:rsidRPr="00C95F82">
        <w:rPr>
          <w:rFonts w:ascii="Arial" w:hAnsi="Arial" w:cs="Arial"/>
          <w:sz w:val="20"/>
          <w:szCs w:val="20"/>
          <w:lang w:val="en-GB"/>
        </w:rPr>
        <w:t xml:space="preserve">copies of </w:t>
      </w:r>
      <w:r>
        <w:rPr>
          <w:rFonts w:ascii="Arial" w:hAnsi="Arial" w:cs="Arial"/>
          <w:sz w:val="20"/>
          <w:szCs w:val="20"/>
          <w:lang w:val="en-GB"/>
        </w:rPr>
        <w:t xml:space="preserve">latest </w:t>
      </w:r>
      <w:r w:rsidRPr="00C95F82">
        <w:rPr>
          <w:rFonts w:ascii="Arial" w:hAnsi="Arial" w:cs="Arial"/>
          <w:sz w:val="20"/>
          <w:szCs w:val="20"/>
          <w:lang w:val="en-GB"/>
        </w:rPr>
        <w:t xml:space="preserve">documents related to valid </w:t>
      </w:r>
      <w:r w:rsidRPr="001F0C07">
        <w:rPr>
          <w:rFonts w:ascii="Arial" w:hAnsi="Arial" w:cs="Arial"/>
          <w:b/>
          <w:sz w:val="20"/>
          <w:szCs w:val="20"/>
          <w:lang w:val="en-GB"/>
        </w:rPr>
        <w:t>Trade License</w:t>
      </w:r>
      <w:r w:rsidRPr="00C95F82">
        <w:rPr>
          <w:rFonts w:ascii="Arial" w:hAnsi="Arial" w:cs="Arial"/>
          <w:sz w:val="20"/>
          <w:szCs w:val="20"/>
          <w:lang w:val="en-GB"/>
        </w:rPr>
        <w:t xml:space="preserve">, </w:t>
      </w:r>
      <w:r w:rsidRPr="001F0C07">
        <w:rPr>
          <w:rFonts w:ascii="Arial" w:hAnsi="Arial" w:cs="Arial"/>
          <w:b/>
          <w:sz w:val="20"/>
          <w:szCs w:val="20"/>
          <w:lang w:val="en-GB"/>
        </w:rPr>
        <w:t>Tax Identification Number (TIN),</w:t>
      </w:r>
      <w:r w:rsidRPr="00C95F82">
        <w:rPr>
          <w:rFonts w:ascii="Arial" w:hAnsi="Arial" w:cs="Arial"/>
          <w:sz w:val="20"/>
          <w:szCs w:val="20"/>
          <w:lang w:val="en-GB"/>
        </w:rPr>
        <w:t xml:space="preserve"> </w:t>
      </w:r>
      <w:r w:rsidRPr="001F0C07">
        <w:rPr>
          <w:rFonts w:ascii="Arial" w:hAnsi="Arial" w:cs="Arial"/>
          <w:b/>
          <w:sz w:val="20"/>
          <w:szCs w:val="20"/>
          <w:lang w:val="en-GB"/>
        </w:rPr>
        <w:t>VAT Registration Number</w:t>
      </w:r>
      <w:r w:rsidRPr="00C95F82">
        <w:rPr>
          <w:rFonts w:ascii="Arial" w:hAnsi="Arial" w:cs="Arial"/>
          <w:sz w:val="20"/>
          <w:szCs w:val="20"/>
          <w:lang w:val="en-GB"/>
        </w:rPr>
        <w:t xml:space="preserve"> and </w:t>
      </w:r>
      <w:r w:rsidRPr="001F0C07">
        <w:rPr>
          <w:rFonts w:ascii="Arial" w:hAnsi="Arial" w:cs="Arial"/>
          <w:b/>
          <w:sz w:val="20"/>
          <w:szCs w:val="20"/>
          <w:lang w:val="en-GB"/>
        </w:rPr>
        <w:t>Financial Solvency Certificate</w:t>
      </w:r>
      <w:r w:rsidRPr="00C95F82">
        <w:rPr>
          <w:rFonts w:ascii="Arial" w:hAnsi="Arial" w:cs="Arial"/>
          <w:sz w:val="20"/>
          <w:szCs w:val="20"/>
          <w:lang w:val="en-GB"/>
        </w:rPr>
        <w:t xml:space="preserve"> from any scheduled Bank; without which the Quotation may be considered non-responsive</w:t>
      </w:r>
      <w:r w:rsidRPr="00C95F82">
        <w:rPr>
          <w:rFonts w:ascii="Arial" w:hAnsi="Arial" w:cs="Arial"/>
          <w:b/>
          <w:sz w:val="20"/>
          <w:szCs w:val="20"/>
          <w:lang w:val="en-GB"/>
        </w:rPr>
        <w:t>.</w:t>
      </w:r>
      <w:r w:rsidRPr="00C95F82">
        <w:rPr>
          <w:rFonts w:ascii="Arial" w:hAnsi="Arial" w:cs="Arial"/>
          <w:sz w:val="20"/>
          <w:szCs w:val="20"/>
          <w:lang w:val="en-GB"/>
        </w:rPr>
        <w:t xml:space="preserve"> </w:t>
      </w:r>
    </w:p>
    <w:p w:rsidR="002E5265" w:rsidP="002E5265" w:rsidRDefault="002E5265" w14:paraId="5BF5453E" w14:textId="77777777">
      <w:pPr>
        <w:jc w:val="both"/>
        <w:rPr>
          <w:rFonts w:ascii="Arial" w:hAnsi="Arial" w:cs="Arial"/>
          <w:sz w:val="20"/>
          <w:szCs w:val="20"/>
          <w:lang w:val="en-GB"/>
        </w:rPr>
      </w:pPr>
    </w:p>
    <w:p w:rsidR="00B91106" w:rsidP="00C07DA4" w:rsidRDefault="00B91106" w14:paraId="6B6E324A" w14:textId="77777777">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lastRenderedPageBreak/>
        <w:t>Quotations shall be evaluated based on information and documents submitted with the Quotations,</w:t>
      </w:r>
      <w:r w:rsidRPr="006F5456">
        <w:rPr>
          <w:rFonts w:ascii="Arial" w:hAnsi="Arial" w:cs="Arial"/>
          <w:sz w:val="20"/>
          <w:szCs w:val="20"/>
          <w:lang w:val="en-GB"/>
        </w:rPr>
        <w:t xml:space="preserve"> </w:t>
      </w:r>
      <w:r>
        <w:rPr>
          <w:rFonts w:ascii="Arial" w:hAnsi="Arial" w:cs="Arial"/>
          <w:sz w:val="20"/>
          <w:szCs w:val="20"/>
          <w:lang w:val="en-GB"/>
        </w:rPr>
        <w:t xml:space="preserve">by the Evaluation Committee and, at least three (3) responsive Quotations will be required to determine the lowest evaluated responsive Quotations for award of the Contract. </w:t>
      </w:r>
    </w:p>
    <w:p w:rsidR="002E5265" w:rsidP="002E5265" w:rsidRDefault="002E5265" w14:paraId="7D8C27C2" w14:textId="77777777">
      <w:pPr>
        <w:jc w:val="both"/>
        <w:rPr>
          <w:rFonts w:ascii="Arial" w:hAnsi="Arial" w:cs="Arial"/>
          <w:sz w:val="20"/>
          <w:szCs w:val="20"/>
          <w:lang w:val="en-GB"/>
        </w:rPr>
      </w:pPr>
    </w:p>
    <w:p w:rsidR="00B91106" w:rsidP="00C07DA4" w:rsidRDefault="00B91106" w14:paraId="04DE2674" w14:textId="77777777">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In case of anomalies between unit rates or prices and the total amount quoted, the unit rates or prices shall prevail. In case of discrepancy between words and figures the former will govern. </w:t>
      </w:r>
      <w:proofErr w:type="spellStart"/>
      <w:r w:rsidRPr="00C95F82">
        <w:rPr>
          <w:rFonts w:ascii="Arial" w:hAnsi="Arial" w:cs="Arial"/>
          <w:sz w:val="20"/>
          <w:szCs w:val="20"/>
          <w:lang w:val="en-GB"/>
        </w:rPr>
        <w:t>Quotationer</w:t>
      </w:r>
      <w:proofErr w:type="spellEnd"/>
      <w:r w:rsidRPr="00C95F82">
        <w:rPr>
          <w:rFonts w:ascii="Arial" w:hAnsi="Arial" w:cs="Arial"/>
          <w:sz w:val="20"/>
          <w:szCs w:val="20"/>
          <w:lang w:val="en-GB"/>
        </w:rPr>
        <w:t xml:space="preserve"> shall remain bound to accept the arithmetic corrections made by the Evaluation Committee.</w:t>
      </w:r>
    </w:p>
    <w:p w:rsidRPr="00C95F82" w:rsidR="00B91106" w:rsidP="00B91106" w:rsidRDefault="00B91106" w14:paraId="5975F60C" w14:textId="77777777">
      <w:pPr>
        <w:ind w:left="360"/>
        <w:jc w:val="both"/>
        <w:rPr>
          <w:rFonts w:ascii="Arial" w:hAnsi="Arial" w:cs="Arial"/>
          <w:sz w:val="20"/>
          <w:szCs w:val="20"/>
          <w:lang w:val="en-GB"/>
        </w:rPr>
      </w:pPr>
    </w:p>
    <w:p w:rsidR="00ED313C" w:rsidP="00C07DA4" w:rsidRDefault="00AA1E91" w14:paraId="1D6D1642" w14:textId="7C4D4A31">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687D8F">
        <w:rPr>
          <w:rFonts w:ascii="Arial" w:hAnsi="Arial" w:cs="Arial"/>
          <w:sz w:val="20"/>
          <w:szCs w:val="20"/>
          <w:lang w:val="en-GB"/>
        </w:rPr>
        <w:t xml:space="preserve">supply of </w:t>
      </w:r>
      <w:r w:rsidRPr="00A362C0" w:rsidR="00A362C0">
        <w:rPr>
          <w:rFonts w:ascii="Arial" w:hAnsi="Arial" w:cs="Arial"/>
          <w:sz w:val="20"/>
          <w:szCs w:val="20"/>
          <w:lang w:val="en-GB"/>
        </w:rPr>
        <w:t>Renewal of Firewall – Brand:  Fortinet Model: FortiGate 90D</w:t>
      </w:r>
      <w:r w:rsidR="00A362C0">
        <w:rPr>
          <w:rFonts w:ascii="Arial" w:hAnsi="Arial" w:cs="Arial"/>
          <w:sz w:val="20"/>
          <w:szCs w:val="20"/>
          <w:lang w:val="en-GB"/>
        </w:rPr>
        <w:t xml:space="preserve"> </w:t>
      </w:r>
      <w:r w:rsidRPr="00C95F82" w:rsidR="00B420FA">
        <w:rPr>
          <w:rFonts w:ascii="Arial" w:hAnsi="Arial" w:cs="Arial"/>
          <w:sz w:val="20"/>
          <w:szCs w:val="20"/>
          <w:lang w:val="en-GB"/>
        </w:rPr>
        <w:t>shall</w:t>
      </w:r>
      <w:r w:rsidRPr="00C95F82">
        <w:rPr>
          <w:rFonts w:ascii="Arial" w:hAnsi="Arial" w:cs="Arial"/>
          <w:sz w:val="20"/>
          <w:szCs w:val="20"/>
          <w:lang w:val="en-GB"/>
        </w:rPr>
        <w:t xml:space="preserve"> be completed within </w:t>
      </w:r>
      <w:r w:rsidR="007112CB">
        <w:rPr>
          <w:rFonts w:ascii="Arial" w:hAnsi="Arial" w:cs="Arial"/>
          <w:b/>
          <w:sz w:val="16"/>
          <w:szCs w:val="16"/>
          <w:lang w:val="en-GB"/>
        </w:rPr>
        <w:t>10</w:t>
      </w:r>
      <w:r w:rsidRPr="00C95F82">
        <w:rPr>
          <w:rFonts w:ascii="Arial" w:hAnsi="Arial" w:cs="Arial"/>
          <w:sz w:val="20"/>
          <w:szCs w:val="20"/>
          <w:lang w:val="en-GB"/>
        </w:rPr>
        <w:t xml:space="preserve"> days from the date of </w:t>
      </w:r>
      <w:r w:rsidR="00E81042">
        <w:rPr>
          <w:rFonts w:ascii="Arial" w:hAnsi="Arial" w:cs="Arial"/>
          <w:sz w:val="20"/>
          <w:szCs w:val="20"/>
          <w:lang w:val="en-GB"/>
        </w:rPr>
        <w:t>issuing the Purchase Order.</w:t>
      </w:r>
    </w:p>
    <w:p w:rsidR="002E5265" w:rsidP="002E5265" w:rsidRDefault="002E5265" w14:paraId="7CFBAB07" w14:textId="77777777">
      <w:pPr>
        <w:jc w:val="both"/>
        <w:rPr>
          <w:rFonts w:ascii="Arial" w:hAnsi="Arial" w:cs="Arial"/>
          <w:sz w:val="20"/>
          <w:szCs w:val="20"/>
          <w:lang w:val="en-GB"/>
        </w:rPr>
      </w:pPr>
    </w:p>
    <w:p w:rsidRPr="00827302" w:rsidR="002E5265" w:rsidP="002E5265" w:rsidRDefault="002E5265" w14:paraId="5DDD2F91" w14:textId="77777777">
      <w:pPr>
        <w:jc w:val="both"/>
        <w:rPr>
          <w:rFonts w:ascii="Arial" w:hAnsi="Arial" w:cs="Arial"/>
          <w:sz w:val="6"/>
          <w:szCs w:val="20"/>
          <w:lang w:val="en-GB"/>
        </w:rPr>
      </w:pPr>
    </w:p>
    <w:p w:rsidR="006D2FAC" w:rsidP="00C07DA4" w:rsidRDefault="006D2FAC" w14:paraId="0976A99E" w14:textId="5B712643">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The Purchase Order that constitutes the Contract binding upon the Supplier </w:t>
      </w:r>
      <w:r w:rsidR="00A362C0">
        <w:rPr>
          <w:rFonts w:ascii="Arial" w:hAnsi="Arial" w:cs="Arial"/>
          <w:sz w:val="20"/>
          <w:szCs w:val="20"/>
          <w:lang w:val="en-GB"/>
        </w:rPr>
        <w:t>and BIFFL</w:t>
      </w:r>
      <w:r>
        <w:rPr>
          <w:rFonts w:ascii="Arial" w:hAnsi="Arial" w:cs="Arial"/>
          <w:sz w:val="20"/>
          <w:szCs w:val="20"/>
          <w:lang w:val="en-GB"/>
        </w:rPr>
        <w:t xml:space="preserve"> shall</w:t>
      </w:r>
      <w:r w:rsidRPr="00C95F82" w:rsidR="000A75A6">
        <w:rPr>
          <w:rFonts w:ascii="Arial" w:hAnsi="Arial" w:cs="Arial"/>
          <w:sz w:val="20"/>
          <w:szCs w:val="20"/>
          <w:lang w:val="en-GB"/>
        </w:rPr>
        <w:t xml:space="preserve"> be issued within </w:t>
      </w:r>
      <w:r w:rsidR="00E0478A">
        <w:rPr>
          <w:rFonts w:ascii="Arial" w:hAnsi="Arial" w:cs="Arial"/>
          <w:b/>
          <w:sz w:val="16"/>
          <w:szCs w:val="16"/>
          <w:lang w:val="en-GB"/>
        </w:rPr>
        <w:t>07</w:t>
      </w:r>
      <w:r w:rsidRPr="00C95F82" w:rsidR="0037623B">
        <w:rPr>
          <w:rFonts w:ascii="Arial" w:hAnsi="Arial" w:cs="Arial"/>
          <w:b/>
          <w:sz w:val="20"/>
          <w:szCs w:val="20"/>
          <w:lang w:val="en-GB"/>
        </w:rPr>
        <w:t xml:space="preserve"> </w:t>
      </w:r>
      <w:r w:rsidRPr="00C95F82" w:rsidR="0037623B">
        <w:rPr>
          <w:rFonts w:ascii="Arial" w:hAnsi="Arial" w:cs="Arial"/>
          <w:sz w:val="20"/>
          <w:szCs w:val="20"/>
          <w:lang w:val="en-GB"/>
        </w:rPr>
        <w:t>days</w:t>
      </w:r>
      <w:r w:rsidRPr="00C95F82" w:rsidR="000A75A6">
        <w:rPr>
          <w:rFonts w:ascii="Arial" w:hAnsi="Arial" w:cs="Arial"/>
          <w:sz w:val="20"/>
          <w:szCs w:val="20"/>
          <w:lang w:val="en-GB"/>
        </w:rPr>
        <w:t xml:space="preserve"> of recei</w:t>
      </w:r>
      <w:r w:rsidRPr="00C95F82" w:rsidR="0037623B">
        <w:rPr>
          <w:rFonts w:ascii="Arial" w:hAnsi="Arial" w:cs="Arial"/>
          <w:sz w:val="20"/>
          <w:szCs w:val="20"/>
          <w:lang w:val="en-GB"/>
        </w:rPr>
        <w:t>pt of approval</w:t>
      </w:r>
      <w:r w:rsidRPr="00C95F82" w:rsidR="000A75A6">
        <w:rPr>
          <w:rFonts w:ascii="Arial" w:hAnsi="Arial" w:cs="Arial"/>
          <w:sz w:val="20"/>
          <w:szCs w:val="20"/>
          <w:lang w:val="en-GB"/>
        </w:rPr>
        <w:t xml:space="preserve"> </w:t>
      </w:r>
      <w:r w:rsidRPr="00C95F82" w:rsidR="0037623B">
        <w:rPr>
          <w:rFonts w:ascii="Arial" w:hAnsi="Arial" w:cs="Arial"/>
          <w:sz w:val="20"/>
          <w:szCs w:val="20"/>
          <w:lang w:val="en-GB"/>
        </w:rPr>
        <w:t>from the Approving Authority</w:t>
      </w:r>
      <w:r w:rsidRPr="00C95F82" w:rsidR="000A75A6">
        <w:rPr>
          <w:rFonts w:ascii="Arial" w:hAnsi="Arial" w:cs="Arial"/>
          <w:sz w:val="20"/>
          <w:szCs w:val="20"/>
          <w:lang w:val="en-GB"/>
        </w:rPr>
        <w:t xml:space="preserve">. </w:t>
      </w:r>
    </w:p>
    <w:p w:rsidR="002E5265" w:rsidP="002E5265" w:rsidRDefault="002E5265" w14:paraId="2855C101" w14:textId="77777777">
      <w:pPr>
        <w:jc w:val="both"/>
        <w:rPr>
          <w:rFonts w:ascii="Arial" w:hAnsi="Arial" w:cs="Arial"/>
          <w:sz w:val="20"/>
          <w:szCs w:val="20"/>
          <w:lang w:val="en-GB"/>
        </w:rPr>
      </w:pPr>
    </w:p>
    <w:p w:rsidRPr="00827302" w:rsidR="002E5265" w:rsidP="002E5265" w:rsidRDefault="002E5265" w14:paraId="7CDA1C73" w14:textId="77777777">
      <w:pPr>
        <w:jc w:val="both"/>
        <w:rPr>
          <w:rFonts w:ascii="Arial" w:hAnsi="Arial" w:cs="Arial"/>
          <w:sz w:val="10"/>
          <w:szCs w:val="20"/>
          <w:lang w:val="en-GB"/>
        </w:rPr>
      </w:pPr>
    </w:p>
    <w:p w:rsidRPr="00C95F82" w:rsidR="00CB2AE8" w:rsidP="00C07DA4" w:rsidRDefault="00A362C0" w14:paraId="568266DB" w14:textId="09B59218">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BIFFL</w:t>
      </w:r>
      <w:r w:rsidRPr="00C95F82" w:rsidR="002A7FB8">
        <w:rPr>
          <w:rFonts w:ascii="Arial" w:hAnsi="Arial" w:cs="Arial"/>
          <w:sz w:val="20"/>
          <w:szCs w:val="20"/>
          <w:lang w:val="en-GB"/>
        </w:rPr>
        <w:t xml:space="preserve"> </w:t>
      </w:r>
      <w:r w:rsidRPr="00C95F82" w:rsidR="00C53C4C">
        <w:rPr>
          <w:rFonts w:ascii="Arial" w:hAnsi="Arial" w:cs="Arial"/>
          <w:sz w:val="20"/>
          <w:szCs w:val="20"/>
          <w:lang w:val="en-GB"/>
        </w:rPr>
        <w:t xml:space="preserve">reserves the right to reject all the Quotations or annul the </w:t>
      </w:r>
      <w:r w:rsidR="00956950">
        <w:rPr>
          <w:rFonts w:ascii="Arial" w:hAnsi="Arial" w:cs="Arial"/>
          <w:sz w:val="20"/>
          <w:szCs w:val="20"/>
          <w:lang w:val="en-GB"/>
        </w:rPr>
        <w:t xml:space="preserve">procurement </w:t>
      </w:r>
      <w:r w:rsidRPr="00C95F82" w:rsidR="00956950">
        <w:rPr>
          <w:rFonts w:ascii="Arial" w:hAnsi="Arial" w:cs="Arial"/>
          <w:sz w:val="20"/>
          <w:szCs w:val="20"/>
          <w:lang w:val="en-GB"/>
        </w:rPr>
        <w:t>proceedings</w:t>
      </w:r>
      <w:r w:rsidRPr="00C95F82" w:rsidR="00C53C4C">
        <w:rPr>
          <w:rFonts w:ascii="Arial" w:hAnsi="Arial" w:cs="Arial"/>
          <w:sz w:val="20"/>
          <w:szCs w:val="20"/>
          <w:lang w:val="en-GB"/>
        </w:rPr>
        <w:t>.</w:t>
      </w:r>
    </w:p>
    <w:p w:rsidR="00562169" w:rsidP="006A1AF2" w:rsidRDefault="006078A4" w14:paraId="63B0BBCB" w14:textId="77777777">
      <w:pPr>
        <w:pStyle w:val="Heading1"/>
        <w:keepLines/>
        <w:tabs>
          <w:tab w:val="num" w:pos="360"/>
        </w:tabs>
        <w:suppressAutoHyphens w:val="0"/>
        <w:jc w:val="both"/>
        <w:rPr>
          <w:rFonts w:cs="Arial"/>
          <w:sz w:val="20"/>
          <w:szCs w:val="20"/>
          <w:lang w:val="en-GB"/>
        </w:rPr>
      </w:pPr>
      <w:r w:rsidRPr="00C95F82">
        <w:rPr>
          <w:rFonts w:cs="Arial"/>
          <w:sz w:val="20"/>
          <w:szCs w:val="20"/>
          <w:lang w:val="en-GB"/>
        </w:rPr>
        <w:tab/>
      </w:r>
    </w:p>
    <w:p w:rsidR="00562169" w:rsidP="006A1AF2" w:rsidRDefault="00562169" w14:paraId="0E214B97" w14:textId="77777777">
      <w:pPr>
        <w:pStyle w:val="Heading1"/>
        <w:keepLines/>
        <w:tabs>
          <w:tab w:val="num" w:pos="360"/>
        </w:tabs>
        <w:suppressAutoHyphens w:val="0"/>
        <w:jc w:val="both"/>
        <w:rPr>
          <w:rFonts w:cs="Arial"/>
          <w:sz w:val="20"/>
          <w:szCs w:val="20"/>
          <w:lang w:val="en-GB"/>
        </w:rPr>
      </w:pPr>
    </w:p>
    <w:p w:rsidR="00562169" w:rsidP="006A1AF2" w:rsidRDefault="00562169" w14:paraId="2E5DA876" w14:textId="77777777">
      <w:pPr>
        <w:pStyle w:val="Heading1"/>
        <w:keepLines/>
        <w:tabs>
          <w:tab w:val="num" w:pos="360"/>
        </w:tabs>
        <w:suppressAutoHyphens w:val="0"/>
        <w:jc w:val="both"/>
        <w:rPr>
          <w:rFonts w:cs="Arial"/>
          <w:sz w:val="20"/>
          <w:szCs w:val="20"/>
          <w:lang w:val="en-GB"/>
        </w:rPr>
      </w:pPr>
    </w:p>
    <w:p w:rsidR="00562169" w:rsidP="006A1AF2" w:rsidRDefault="00562169" w14:paraId="5A149114" w14:textId="77777777">
      <w:pPr>
        <w:pStyle w:val="Heading1"/>
        <w:keepLines/>
        <w:tabs>
          <w:tab w:val="num" w:pos="360"/>
        </w:tabs>
        <w:suppressAutoHyphens w:val="0"/>
        <w:jc w:val="both"/>
        <w:rPr>
          <w:rFonts w:cs="Arial"/>
          <w:sz w:val="20"/>
          <w:szCs w:val="20"/>
          <w:lang w:val="en-GB"/>
        </w:rPr>
      </w:pPr>
    </w:p>
    <w:p w:rsidR="00562169" w:rsidP="006A1AF2" w:rsidRDefault="00562169" w14:paraId="620EA0C7" w14:textId="77777777">
      <w:pPr>
        <w:pStyle w:val="Heading1"/>
        <w:keepLines/>
        <w:tabs>
          <w:tab w:val="num" w:pos="360"/>
        </w:tabs>
        <w:suppressAutoHyphens w:val="0"/>
        <w:jc w:val="both"/>
        <w:rPr>
          <w:rFonts w:cs="Arial"/>
          <w:sz w:val="20"/>
          <w:szCs w:val="20"/>
          <w:lang w:val="en-GB"/>
        </w:rPr>
      </w:pPr>
    </w:p>
    <w:p w:rsidR="00562169" w:rsidP="006A1AF2" w:rsidRDefault="00562169" w14:paraId="663ADD70" w14:textId="084B7E50">
      <w:pPr>
        <w:pStyle w:val="Heading1"/>
        <w:keepLines/>
        <w:tabs>
          <w:tab w:val="num" w:pos="360"/>
        </w:tabs>
        <w:suppressAutoHyphens w:val="0"/>
        <w:jc w:val="both"/>
        <w:rPr>
          <w:rFonts w:cs="Arial"/>
          <w:sz w:val="20"/>
          <w:szCs w:val="20"/>
          <w:lang w:val="en-GB"/>
        </w:rPr>
      </w:pPr>
    </w:p>
    <w:p w:rsidR="00562169" w:rsidP="006A1AF2" w:rsidRDefault="00674311" w14:paraId="7B4E0825" w14:textId="557C0009">
      <w:pPr>
        <w:pStyle w:val="Heading1"/>
        <w:keepLines/>
        <w:tabs>
          <w:tab w:val="num" w:pos="360"/>
        </w:tabs>
        <w:suppressAutoHyphens w:val="0"/>
        <w:jc w:val="both"/>
        <w:rPr>
          <w:rFonts w:cs="Arial"/>
          <w:sz w:val="20"/>
          <w:szCs w:val="20"/>
          <w:lang w:val="en-GB"/>
        </w:rPr>
      </w:pPr>
      <w:r>
        <w:rPr>
          <w:noProof/>
        </w:rPr>
        <w:drawing>
          <wp:inline distT="0" distB="0" distL="0" distR="0" wp14:anchorId="111A447F" wp14:editId="37C26CD7">
            <wp:extent cx="2857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inline>
        </w:drawing>
      </w:r>
      <w:r w:rsidR="00720574">
        <w:rPr>
          <w:rFonts w:cs="Arial"/>
          <w:sz w:val="20"/>
          <w:szCs w:val="20"/>
          <w:lang w:val="en-GB"/>
        </w:rPr>
        <w:t xml:space="preserve">      </w:t>
      </w:r>
    </w:p>
    <w:p w:rsidR="00562169" w:rsidP="006A1AF2" w:rsidRDefault="00562169" w14:paraId="7B9B7A4F" w14:textId="77777777">
      <w:pPr>
        <w:pStyle w:val="Heading1"/>
        <w:keepLines/>
        <w:tabs>
          <w:tab w:val="num" w:pos="360"/>
        </w:tabs>
        <w:suppressAutoHyphens w:val="0"/>
        <w:jc w:val="both"/>
        <w:rPr>
          <w:rFonts w:cs="Arial"/>
          <w:sz w:val="20"/>
          <w:szCs w:val="20"/>
          <w:lang w:val="en-GB"/>
        </w:rPr>
      </w:pPr>
    </w:p>
    <w:p w:rsidRPr="001C356D" w:rsidR="006078A4" w:rsidP="00F65A48" w:rsidRDefault="007270B1" w14:paraId="16B0271B" w14:textId="40096860">
      <w:pPr>
        <w:pStyle w:val="Heading1"/>
        <w:keepLines/>
        <w:tabs>
          <w:tab w:val="num" w:pos="360"/>
        </w:tabs>
        <w:suppressAutoHyphens w:val="0"/>
        <w:jc w:val="both"/>
        <w:rPr>
          <w:rFonts w:ascii="Times New Roman" w:hAnsi="Times New Roman"/>
          <w:b w:val="0"/>
          <w:sz w:val="24"/>
          <w:szCs w:val="24"/>
          <w:lang w:val="en-GB"/>
        </w:rPr>
      </w:pPr>
      <w:r>
        <w:rPr>
          <w:rFonts w:cs="Arial"/>
          <w:b w:val="0"/>
          <w:sz w:val="20"/>
          <w:szCs w:val="20"/>
          <w:lang w:val="en-GB"/>
        </w:rPr>
        <w:t xml:space="preserve">      </w:t>
      </w:r>
      <w:r w:rsidRPr="001C356D" w:rsidR="006078A4">
        <w:rPr>
          <w:rFonts w:ascii="Times New Roman" w:hAnsi="Times New Roman"/>
          <w:b w:val="0"/>
          <w:sz w:val="24"/>
          <w:szCs w:val="24"/>
          <w:lang w:val="en-GB"/>
        </w:rPr>
        <w:t xml:space="preserve">Signature of the official </w:t>
      </w:r>
      <w:r w:rsidRPr="001C356D" w:rsidR="00C03926">
        <w:rPr>
          <w:rFonts w:ascii="Times New Roman" w:hAnsi="Times New Roman"/>
          <w:b w:val="0"/>
          <w:sz w:val="24"/>
          <w:szCs w:val="24"/>
          <w:lang w:val="en-GB"/>
        </w:rPr>
        <w:t>inviting</w:t>
      </w:r>
      <w:r w:rsidRPr="001C356D" w:rsidR="006078A4">
        <w:rPr>
          <w:rFonts w:ascii="Times New Roman" w:hAnsi="Times New Roman"/>
          <w:b w:val="0"/>
          <w:sz w:val="24"/>
          <w:szCs w:val="24"/>
          <w:lang w:val="en-GB"/>
        </w:rPr>
        <w:t xml:space="preserve"> Quotation</w:t>
      </w:r>
    </w:p>
    <w:p w:rsidRPr="001C356D" w:rsidR="00D33BEA" w:rsidP="00F65A48" w:rsidRDefault="00D33BEA" w14:paraId="7ED8FAC4" w14:textId="0E237BC9">
      <w:pPr>
        <w:jc w:val="both"/>
        <w:rPr>
          <w:lang w:val="en-GB"/>
        </w:rPr>
      </w:pPr>
      <w:r w:rsidRPr="001C356D">
        <w:rPr>
          <w:lang w:val="en-GB"/>
        </w:rPr>
        <w:t xml:space="preserve">      </w:t>
      </w:r>
      <w:r w:rsidRPr="001C356D" w:rsidR="00720574">
        <w:rPr>
          <w:bCs/>
          <w:lang w:val="en-GB"/>
        </w:rPr>
        <w:t xml:space="preserve">Name: </w:t>
      </w:r>
      <w:bookmarkStart w:name="_Hlk23430016" w:id="6"/>
      <w:r w:rsidRPr="001C356D" w:rsidR="00720574">
        <w:rPr>
          <w:bCs/>
          <w:lang w:val="en-GB"/>
        </w:rPr>
        <w:t xml:space="preserve">Riyad Hasan </w:t>
      </w:r>
    </w:p>
    <w:p w:rsidRPr="001C356D" w:rsidR="006078A4" w:rsidP="00F65A48" w:rsidRDefault="006078A4" w14:paraId="651927BD" w14:textId="2F65FC98">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r>
      <w:r w:rsidRPr="001C356D" w:rsidR="00720574">
        <w:rPr>
          <w:rFonts w:ascii="Times New Roman" w:hAnsi="Times New Roman"/>
          <w:b w:val="0"/>
          <w:sz w:val="24"/>
          <w:szCs w:val="24"/>
          <w:lang w:val="en-GB"/>
        </w:rPr>
        <w:t>Designation: MTO, Procurement</w:t>
      </w:r>
    </w:p>
    <w:bookmarkEnd w:id="6"/>
    <w:p w:rsidRPr="001C356D" w:rsidR="00633408" w:rsidP="00F65A48" w:rsidRDefault="006078A4" w14:paraId="1116654A" w14:textId="40BFB00D">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r>
      <w:r w:rsidRPr="001C356D">
        <w:rPr>
          <w:rFonts w:ascii="Times New Roman" w:hAnsi="Times New Roman"/>
          <w:b w:val="0"/>
          <w:sz w:val="24"/>
          <w:szCs w:val="24"/>
          <w:lang w:val="en-GB"/>
        </w:rPr>
        <w:t>Date</w:t>
      </w:r>
      <w:r w:rsidRPr="001C356D" w:rsidR="00720574">
        <w:rPr>
          <w:rFonts w:ascii="Times New Roman" w:hAnsi="Times New Roman"/>
          <w:b w:val="0"/>
          <w:sz w:val="24"/>
          <w:szCs w:val="24"/>
          <w:lang w:val="en-GB"/>
        </w:rPr>
        <w:t>: 16.10.2019</w:t>
      </w:r>
    </w:p>
    <w:p w:rsidRPr="001C356D" w:rsidR="00F65A48" w:rsidP="00F65A48" w:rsidRDefault="00F65A48" w14:paraId="4322A2DF" w14:textId="02FAD30D">
      <w:pPr>
        <w:jc w:val="both"/>
        <w:rPr>
          <w:lang w:val="en-GB"/>
        </w:rPr>
      </w:pPr>
      <w:r w:rsidRPr="001C356D">
        <w:rPr>
          <w:lang w:val="en-GB"/>
        </w:rPr>
        <w:t xml:space="preserve">      Bangladesh Infrastructure Finance Fund Limited (BIFFL)</w:t>
      </w:r>
    </w:p>
    <w:p w:rsidRPr="001C356D" w:rsidR="00C36F41" w:rsidP="00F65A48" w:rsidRDefault="00F65A48" w14:paraId="4F402CD7" w14:textId="011FC681">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 xml:space="preserve">      </w:t>
      </w:r>
      <w:r w:rsidRPr="001C356D" w:rsidR="00720574">
        <w:rPr>
          <w:rFonts w:ascii="Times New Roman" w:hAnsi="Times New Roman"/>
          <w:b w:val="0"/>
          <w:sz w:val="24"/>
          <w:szCs w:val="24"/>
          <w:lang w:val="en-GB"/>
        </w:rPr>
        <w:t>Address:</w:t>
      </w:r>
      <w:r w:rsidRPr="001C356D" w:rsidR="00C36F41">
        <w:rPr>
          <w:rFonts w:ascii="Times New Roman" w:hAnsi="Times New Roman"/>
          <w:b w:val="0"/>
          <w:bCs w:val="0"/>
          <w:color w:val="222222"/>
          <w:sz w:val="24"/>
          <w:szCs w:val="24"/>
          <w:shd w:val="clear" w:color="auto" w:fill="FFFFFF"/>
        </w:rPr>
        <w:t xml:space="preserve"> </w:t>
      </w:r>
      <w:r w:rsidRPr="001C356D" w:rsidR="00C36F41">
        <w:rPr>
          <w:rStyle w:val="w8qarf"/>
          <w:rFonts w:ascii="Times New Roman" w:hAnsi="Times New Roman"/>
          <w:b w:val="0"/>
          <w:bCs w:val="0"/>
          <w:color w:val="222222"/>
          <w:sz w:val="24"/>
          <w:szCs w:val="24"/>
          <w:shd w:val="clear" w:color="auto" w:fill="FFFFFF"/>
        </w:rPr>
        <w:t> </w:t>
      </w:r>
      <w:r w:rsidRPr="001C356D" w:rsidR="00C36F41">
        <w:rPr>
          <w:rStyle w:val="lrzxr"/>
          <w:rFonts w:ascii="Times New Roman" w:hAnsi="Times New Roman"/>
          <w:b w:val="0"/>
          <w:bCs w:val="0"/>
          <w:color w:val="222222"/>
          <w:sz w:val="24"/>
          <w:szCs w:val="24"/>
          <w:shd w:val="clear" w:color="auto" w:fill="FFFFFF"/>
        </w:rPr>
        <w:t xml:space="preserve">Level-3, </w:t>
      </w:r>
      <w:proofErr w:type="spellStart"/>
      <w:r w:rsidRPr="001C356D" w:rsidR="00C36F41">
        <w:rPr>
          <w:rStyle w:val="lrzxr"/>
          <w:rFonts w:ascii="Times New Roman" w:hAnsi="Times New Roman"/>
          <w:b w:val="0"/>
          <w:bCs w:val="0"/>
          <w:color w:val="222222"/>
          <w:sz w:val="24"/>
          <w:szCs w:val="24"/>
          <w:shd w:val="clear" w:color="auto" w:fill="FFFFFF"/>
        </w:rPr>
        <w:t>Borak</w:t>
      </w:r>
      <w:proofErr w:type="spellEnd"/>
      <w:r w:rsidRPr="001C356D" w:rsidR="00C36F41">
        <w:rPr>
          <w:rStyle w:val="lrzxr"/>
          <w:rFonts w:ascii="Times New Roman" w:hAnsi="Times New Roman"/>
          <w:b w:val="0"/>
          <w:bCs w:val="0"/>
          <w:color w:val="222222"/>
          <w:sz w:val="24"/>
          <w:szCs w:val="24"/>
          <w:shd w:val="clear" w:color="auto" w:fill="FFFFFF"/>
        </w:rPr>
        <w:t xml:space="preserve">, Unique Heights, 117 </w:t>
      </w:r>
      <w:proofErr w:type="spellStart"/>
      <w:r w:rsidRPr="001C356D" w:rsidR="00C36F41">
        <w:rPr>
          <w:rStyle w:val="lrzxr"/>
          <w:rFonts w:ascii="Times New Roman" w:hAnsi="Times New Roman"/>
          <w:b w:val="0"/>
          <w:bCs w:val="0"/>
          <w:color w:val="222222"/>
          <w:sz w:val="24"/>
          <w:szCs w:val="24"/>
          <w:shd w:val="clear" w:color="auto" w:fill="FFFFFF"/>
        </w:rPr>
        <w:t>Kazi</w:t>
      </w:r>
      <w:proofErr w:type="spellEnd"/>
      <w:r w:rsidRPr="001C356D" w:rsidR="00C36F41">
        <w:rPr>
          <w:rStyle w:val="lrzxr"/>
          <w:rFonts w:ascii="Times New Roman" w:hAnsi="Times New Roman"/>
          <w:b w:val="0"/>
          <w:bCs w:val="0"/>
          <w:color w:val="222222"/>
          <w:sz w:val="24"/>
          <w:szCs w:val="24"/>
          <w:shd w:val="clear" w:color="auto" w:fill="FFFFFF"/>
        </w:rPr>
        <w:t xml:space="preserve"> Nazrul Islam Ave, Dhaka 1217</w:t>
      </w:r>
      <w:r w:rsidRPr="001C356D" w:rsidR="00C36F41">
        <w:rPr>
          <w:rFonts w:ascii="Times New Roman" w:hAnsi="Times New Roman"/>
          <w:b w:val="0"/>
          <w:sz w:val="24"/>
          <w:szCs w:val="24"/>
        </w:rPr>
        <w:t xml:space="preserve"> </w:t>
      </w:r>
    </w:p>
    <w:p w:rsidRPr="001C356D" w:rsidR="00F65A48" w:rsidP="00F65A48" w:rsidRDefault="00C36F41" w14:paraId="6962665E" w14:textId="51FDD9C7">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w:t>
      </w:r>
      <w:r w:rsidRPr="001C356D" w:rsidR="00633408">
        <w:rPr>
          <w:rFonts w:ascii="Times New Roman" w:hAnsi="Times New Roman"/>
          <w:b w:val="0"/>
          <w:sz w:val="24"/>
          <w:szCs w:val="24"/>
        </w:rPr>
        <w:t>Phone No</w:t>
      </w:r>
      <w:r w:rsidRPr="001C356D">
        <w:rPr>
          <w:rFonts w:ascii="Times New Roman" w:hAnsi="Times New Roman"/>
          <w:b w:val="0"/>
          <w:sz w:val="24"/>
          <w:szCs w:val="24"/>
        </w:rPr>
        <w:t>: +</w:t>
      </w:r>
      <w:r w:rsidRPr="001C356D" w:rsidR="00F65A48">
        <w:rPr>
          <w:rFonts w:ascii="Times New Roman" w:hAnsi="Times New Roman"/>
          <w:b w:val="0"/>
          <w:sz w:val="24"/>
          <w:szCs w:val="24"/>
        </w:rPr>
        <w:t>8809638124335(Ext-3361),</w:t>
      </w:r>
      <w:r w:rsidRPr="001C356D">
        <w:rPr>
          <w:rFonts w:ascii="Times New Roman" w:hAnsi="Times New Roman"/>
          <w:b w:val="0"/>
          <w:sz w:val="24"/>
          <w:szCs w:val="24"/>
        </w:rPr>
        <w:t xml:space="preserve"> </w:t>
      </w:r>
      <w:r w:rsidRPr="001C356D" w:rsidR="00633408">
        <w:rPr>
          <w:rFonts w:ascii="Times New Roman" w:hAnsi="Times New Roman"/>
          <w:b w:val="0"/>
          <w:sz w:val="24"/>
          <w:szCs w:val="24"/>
        </w:rPr>
        <w:t>Fax No</w:t>
      </w:r>
      <w:r w:rsidRPr="001C356D">
        <w:rPr>
          <w:rFonts w:ascii="Times New Roman" w:hAnsi="Times New Roman"/>
          <w:b w:val="0"/>
          <w:sz w:val="24"/>
          <w:szCs w:val="24"/>
        </w:rPr>
        <w:t xml:space="preserve">: + 88-02-9348518 </w:t>
      </w:r>
      <w:bookmarkEnd w:id="0"/>
      <w:bookmarkEnd w:id="1"/>
    </w:p>
    <w:p w:rsidRPr="001C356D" w:rsidR="00B863EF" w:rsidP="00F65A48" w:rsidRDefault="00F65A48" w14:paraId="23388361" w14:textId="57BEC3E5">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E-mail:</w:t>
      </w:r>
      <w:r w:rsidRPr="001C356D" w:rsidR="00C36F41">
        <w:rPr>
          <w:rFonts w:ascii="Times New Roman" w:hAnsi="Times New Roman"/>
          <w:b w:val="0"/>
          <w:sz w:val="24"/>
          <w:szCs w:val="24"/>
        </w:rPr>
        <w:t xml:space="preserve"> riyad.hasan@biffl.org.bd</w:t>
      </w:r>
    </w:p>
    <w:p w:rsidRPr="00C95F82" w:rsidR="008D4B0E" w:rsidP="00F65A48" w:rsidRDefault="008D4B0E" w14:paraId="4A14DC41" w14:textId="77777777">
      <w:pPr>
        <w:tabs>
          <w:tab w:val="num" w:pos="360"/>
        </w:tabs>
        <w:jc w:val="both"/>
        <w:rPr>
          <w:sz w:val="20"/>
          <w:szCs w:val="20"/>
        </w:rPr>
      </w:pPr>
    </w:p>
    <w:p w:rsidR="002E5265" w:rsidP="00F65A48" w:rsidRDefault="002E5265" w14:paraId="1D529669" w14:textId="77777777">
      <w:pPr>
        <w:tabs>
          <w:tab w:val="num" w:pos="360"/>
        </w:tabs>
        <w:jc w:val="both"/>
        <w:rPr>
          <w:b/>
          <w:sz w:val="20"/>
          <w:szCs w:val="20"/>
        </w:rPr>
      </w:pPr>
      <w:bookmarkStart w:name="_Toc64004191" w:id="7"/>
      <w:bookmarkStart w:name="_Toc64005350" w:id="8"/>
      <w:bookmarkStart w:name="_Toc64005899" w:id="9"/>
      <w:bookmarkStart w:name="_Toc64005962" w:id="10"/>
      <w:bookmarkStart w:name="_Toc64006683" w:id="11"/>
      <w:bookmarkStart w:name="_Toc64006941" w:id="12"/>
      <w:bookmarkStart w:name="_Toc64007133" w:id="13"/>
      <w:bookmarkStart w:name="_Toc64010435" w:id="14"/>
      <w:bookmarkStart w:name="_Toc64019117" w:id="15"/>
      <w:bookmarkStart w:name="_Toc176753409" w:id="16"/>
    </w:p>
    <w:p w:rsidR="002E5265" w:rsidP="00F65A48" w:rsidRDefault="002E5265" w14:paraId="04610A19" w14:textId="77777777">
      <w:pPr>
        <w:tabs>
          <w:tab w:val="num" w:pos="360"/>
        </w:tabs>
        <w:jc w:val="both"/>
        <w:rPr>
          <w:b/>
          <w:sz w:val="20"/>
          <w:szCs w:val="20"/>
        </w:rPr>
      </w:pPr>
    </w:p>
    <w:p w:rsidR="00137D04" w:rsidP="00137D04" w:rsidRDefault="00137D04" w14:paraId="19CD0D4B" w14:textId="77777777">
      <w:pPr>
        <w:tabs>
          <w:tab w:val="num" w:pos="360"/>
        </w:tabs>
        <w:rPr>
          <w:b/>
          <w:sz w:val="20"/>
          <w:szCs w:val="20"/>
        </w:rPr>
      </w:pPr>
      <w:r w:rsidRPr="000063DA">
        <w:rPr>
          <w:b/>
          <w:sz w:val="20"/>
          <w:szCs w:val="20"/>
        </w:rPr>
        <w:t>Distribution:</w:t>
      </w:r>
    </w:p>
    <w:p w:rsidRPr="003607DC" w:rsidR="00137D04" w:rsidP="0095650A" w:rsidRDefault="00137D04" w14:paraId="7530F6B9" w14:textId="32873995">
      <w:pPr>
        <w:rPr>
          <w:sz w:val="20"/>
          <w:szCs w:val="20"/>
          <w:u w:val="single"/>
        </w:rPr>
      </w:pPr>
    </w:p>
    <w:p w:rsidR="00137D04" w:rsidP="00F311F5" w:rsidRDefault="00720574" w14:paraId="727605A6" w14:textId="31BE323D">
      <w:pPr>
        <w:numPr>
          <w:ilvl w:val="0"/>
          <w:numId w:val="16"/>
        </w:numPr>
        <w:rPr>
          <w:sz w:val="20"/>
          <w:szCs w:val="20"/>
        </w:rPr>
      </w:pPr>
      <w:r w:rsidRPr="00720574">
        <w:rPr>
          <w:rFonts w:ascii="Cambria" w:hAnsi="Cambria"/>
          <w:sz w:val="18"/>
          <w:szCs w:val="18"/>
        </w:rPr>
        <w:t xml:space="preserve">Mr. Md. </w:t>
      </w:r>
      <w:proofErr w:type="spellStart"/>
      <w:r w:rsidRPr="00720574">
        <w:rPr>
          <w:rFonts w:ascii="Cambria" w:hAnsi="Cambria"/>
          <w:sz w:val="18"/>
          <w:szCs w:val="18"/>
        </w:rPr>
        <w:t>Mohabul</w:t>
      </w:r>
      <w:proofErr w:type="spellEnd"/>
      <w:r w:rsidRPr="00720574">
        <w:rPr>
          <w:rFonts w:ascii="Cambria" w:hAnsi="Cambria"/>
          <w:sz w:val="18"/>
          <w:szCs w:val="18"/>
        </w:rPr>
        <w:t xml:space="preserve"> </w:t>
      </w:r>
      <w:proofErr w:type="spellStart"/>
      <w:r w:rsidRPr="00720574">
        <w:rPr>
          <w:rFonts w:ascii="Cambria" w:hAnsi="Cambria"/>
          <w:sz w:val="18"/>
          <w:szCs w:val="18"/>
        </w:rPr>
        <w:t>Alam</w:t>
      </w:r>
      <w:proofErr w:type="spellEnd"/>
      <w:r w:rsidR="00004946">
        <w:rPr>
          <w:rFonts w:ascii="Cambria" w:hAnsi="Cambria"/>
          <w:sz w:val="18"/>
          <w:szCs w:val="18"/>
        </w:rPr>
        <w:t xml:space="preserve">, </w:t>
      </w:r>
      <w:r w:rsidRPr="00004946" w:rsidR="00004946">
        <w:rPr>
          <w:rFonts w:ascii="Cambria" w:hAnsi="Cambria"/>
          <w:sz w:val="18"/>
          <w:szCs w:val="18"/>
        </w:rPr>
        <w:t>Unit Head, IT &amp; MIS</w:t>
      </w:r>
      <w:r w:rsidR="00004946">
        <w:rPr>
          <w:rFonts w:ascii="Cambria" w:hAnsi="Cambria"/>
          <w:sz w:val="18"/>
          <w:szCs w:val="18"/>
        </w:rPr>
        <w:t xml:space="preserve"> </w:t>
      </w:r>
      <w:r w:rsidRPr="003607DC" w:rsidR="00137D04">
        <w:rPr>
          <w:sz w:val="20"/>
          <w:szCs w:val="20"/>
        </w:rPr>
        <w:t>for posting in the website, if applicable</w:t>
      </w:r>
      <w:r w:rsidR="00C42287">
        <w:rPr>
          <w:sz w:val="20"/>
          <w:szCs w:val="20"/>
        </w:rPr>
        <w:t>.</w:t>
      </w:r>
      <w:r w:rsidRPr="003607DC" w:rsidR="00137D04">
        <w:rPr>
          <w:sz w:val="20"/>
          <w:szCs w:val="20"/>
        </w:rPr>
        <w:t xml:space="preserve"> </w:t>
      </w:r>
    </w:p>
    <w:p w:rsidRPr="003607DC" w:rsidR="00137D04" w:rsidP="00F311F5" w:rsidRDefault="00137D04" w14:paraId="34C3A79E" w14:textId="77777777">
      <w:pPr>
        <w:numPr>
          <w:ilvl w:val="0"/>
          <w:numId w:val="16"/>
        </w:numPr>
        <w:rPr>
          <w:sz w:val="20"/>
          <w:szCs w:val="20"/>
        </w:rPr>
      </w:pPr>
      <w:r w:rsidRPr="003607DC">
        <w:rPr>
          <w:sz w:val="20"/>
          <w:szCs w:val="20"/>
        </w:rPr>
        <w:t xml:space="preserve"> Notice Board</w:t>
      </w:r>
      <w:r w:rsidR="00C42287">
        <w:rPr>
          <w:sz w:val="20"/>
          <w:szCs w:val="20"/>
        </w:rPr>
        <w:t>.</w:t>
      </w:r>
    </w:p>
    <w:p w:rsidRPr="003607DC" w:rsidR="00137D04" w:rsidP="00F311F5" w:rsidRDefault="00137D04" w14:paraId="51022B0B" w14:textId="77777777">
      <w:pPr>
        <w:numPr>
          <w:ilvl w:val="0"/>
          <w:numId w:val="16"/>
        </w:numPr>
        <w:rPr>
          <w:sz w:val="20"/>
          <w:szCs w:val="20"/>
        </w:rPr>
      </w:pPr>
      <w:r w:rsidRPr="003607DC">
        <w:rPr>
          <w:sz w:val="20"/>
          <w:szCs w:val="20"/>
        </w:rPr>
        <w:t xml:space="preserve"> Office File</w:t>
      </w:r>
      <w:r w:rsidR="00C42287">
        <w:rPr>
          <w:sz w:val="20"/>
          <w:szCs w:val="20"/>
        </w:rPr>
        <w:t>.</w:t>
      </w:r>
    </w:p>
    <w:p w:rsidR="00137D04" w:rsidP="00922DAB" w:rsidRDefault="00137D04" w14:paraId="5B3A2C3F" w14:textId="77777777">
      <w:pPr>
        <w:pStyle w:val="Heading2"/>
        <w:jc w:val="center"/>
        <w:rPr>
          <w:i w:val="0"/>
          <w:sz w:val="24"/>
          <w:szCs w:val="24"/>
          <w:lang w:val="en-GB"/>
        </w:rPr>
      </w:pPr>
    </w:p>
    <w:p w:rsidR="006C2664" w:rsidP="006C2664" w:rsidRDefault="006C2664" w14:paraId="61C05243" w14:textId="77777777">
      <w:pPr>
        <w:rPr>
          <w:lang w:val="en-GB"/>
        </w:rPr>
      </w:pPr>
    </w:p>
    <w:p w:rsidR="006C2664" w:rsidP="006C2664" w:rsidRDefault="006C2664" w14:paraId="2A20CB54" w14:textId="77777777">
      <w:pPr>
        <w:rPr>
          <w:lang w:val="en-GB"/>
        </w:rPr>
      </w:pPr>
    </w:p>
    <w:p w:rsidR="006C2664" w:rsidP="006C2664" w:rsidRDefault="006C2664" w14:paraId="47251A13" w14:textId="77777777">
      <w:pPr>
        <w:rPr>
          <w:lang w:val="en-GB"/>
        </w:rPr>
      </w:pPr>
    </w:p>
    <w:p w:rsidR="006C2664" w:rsidP="006C2664" w:rsidRDefault="006C2664" w14:paraId="75662C75" w14:textId="77777777">
      <w:pPr>
        <w:rPr>
          <w:lang w:val="en-GB"/>
        </w:rPr>
      </w:pPr>
    </w:p>
    <w:p w:rsidR="006C2664" w:rsidP="006C2664" w:rsidRDefault="006C2664" w14:paraId="6BC4715F" w14:textId="77777777">
      <w:pPr>
        <w:rPr>
          <w:lang w:val="en-GB"/>
        </w:rPr>
      </w:pPr>
    </w:p>
    <w:p w:rsidRPr="006C2664" w:rsidR="006C2664" w:rsidP="006C2664" w:rsidRDefault="006C2664" w14:paraId="6A3E46DD" w14:textId="77777777">
      <w:pPr>
        <w:rPr>
          <w:lang w:val="en-GB"/>
        </w:rPr>
      </w:pPr>
    </w:p>
    <w:p w:rsidR="006A6562" w:rsidP="00674311" w:rsidRDefault="006A6562" w14:paraId="59C3265C" w14:textId="08B8CEAB">
      <w:pPr>
        <w:pStyle w:val="Heading2"/>
        <w:rPr>
          <w:i w:val="0"/>
          <w:sz w:val="24"/>
          <w:szCs w:val="24"/>
          <w:lang w:val="en-GB"/>
        </w:rPr>
      </w:pPr>
    </w:p>
    <w:p w:rsidRPr="006A6562" w:rsidR="006A6562" w:rsidP="006A6562" w:rsidRDefault="006A6562" w14:paraId="2EA3765B" w14:textId="77777777">
      <w:pPr>
        <w:rPr>
          <w:lang w:val="en-GB"/>
        </w:rPr>
      </w:pPr>
    </w:p>
    <w:p w:rsidRPr="003B55A8" w:rsidR="003B55A8" w:rsidP="00922DAB" w:rsidRDefault="003B55A8" w14:paraId="1C18638C" w14:textId="092A811C">
      <w:pPr>
        <w:pStyle w:val="Heading2"/>
        <w:jc w:val="center"/>
        <w:rPr>
          <w:i w:val="0"/>
          <w:sz w:val="24"/>
          <w:szCs w:val="24"/>
          <w:u w:val="single"/>
          <w:lang w:val="en-GB"/>
        </w:rPr>
      </w:pPr>
      <w:r w:rsidRPr="003B55A8">
        <w:rPr>
          <w:i w:val="0"/>
          <w:sz w:val="24"/>
          <w:szCs w:val="24"/>
          <w:u w:val="single"/>
          <w:lang w:val="en-GB"/>
        </w:rPr>
        <w:t xml:space="preserve">Annex-01 </w:t>
      </w:r>
    </w:p>
    <w:p w:rsidR="00922DAB" w:rsidP="00922DAB" w:rsidRDefault="00922DAB" w14:paraId="50006038" w14:textId="301476A5">
      <w:pPr>
        <w:pStyle w:val="Heading2"/>
        <w:jc w:val="center"/>
        <w:rPr>
          <w:i w:val="0"/>
          <w:sz w:val="24"/>
          <w:szCs w:val="24"/>
          <w:lang w:val="en-GB"/>
        </w:rPr>
      </w:pPr>
      <w:r w:rsidRPr="00922DAB">
        <w:rPr>
          <w:i w:val="0"/>
          <w:sz w:val="24"/>
          <w:szCs w:val="24"/>
          <w:lang w:val="en-GB"/>
        </w:rPr>
        <w:t>Quotation Submission Letter</w:t>
      </w:r>
    </w:p>
    <w:p w:rsidRPr="00257480" w:rsidR="00257480" w:rsidP="00257480" w:rsidRDefault="00257480" w14:paraId="3978120C" w14:textId="21BDBD19">
      <w:pPr>
        <w:jc w:val="center"/>
        <w:rPr>
          <w:b/>
          <w:sz w:val="16"/>
          <w:szCs w:val="16"/>
          <w:lang w:val="en-GB"/>
        </w:rPr>
      </w:pPr>
      <w:r w:rsidRPr="00257480">
        <w:rPr>
          <w:b/>
          <w:sz w:val="16"/>
          <w:szCs w:val="16"/>
          <w:lang w:val="en-GB"/>
        </w:rPr>
        <w:t>[</w:t>
      </w:r>
      <w:r>
        <w:rPr>
          <w:b/>
          <w:sz w:val="16"/>
          <w:szCs w:val="16"/>
          <w:lang w:val="en-GB"/>
        </w:rPr>
        <w:t xml:space="preserve">Use </w:t>
      </w:r>
      <w:r w:rsidRPr="00257480">
        <w:rPr>
          <w:b/>
          <w:sz w:val="16"/>
          <w:szCs w:val="16"/>
          <w:lang w:val="en-GB"/>
        </w:rPr>
        <w:t xml:space="preserve">Letter-head </w:t>
      </w:r>
      <w:r>
        <w:rPr>
          <w:b/>
          <w:sz w:val="16"/>
          <w:szCs w:val="16"/>
          <w:lang w:val="en-GB"/>
        </w:rPr>
        <w:t>P</w:t>
      </w:r>
      <w:r w:rsidR="000F0E15">
        <w:rPr>
          <w:b/>
          <w:sz w:val="16"/>
          <w:szCs w:val="16"/>
          <w:lang w:val="en-GB"/>
        </w:rPr>
        <w:t>ad</w:t>
      </w:r>
      <w:r w:rsidR="006D00D3">
        <w:rPr>
          <w:b/>
          <w:sz w:val="16"/>
          <w:szCs w:val="16"/>
          <w:lang w:val="en-GB"/>
        </w:rPr>
        <w:t xml:space="preserve"> of your company]</w:t>
      </w:r>
    </w:p>
    <w:bookmarkEnd w:id="7"/>
    <w:bookmarkEnd w:id="8"/>
    <w:bookmarkEnd w:id="9"/>
    <w:bookmarkEnd w:id="10"/>
    <w:bookmarkEnd w:id="11"/>
    <w:bookmarkEnd w:id="12"/>
    <w:bookmarkEnd w:id="13"/>
    <w:bookmarkEnd w:id="14"/>
    <w:bookmarkEnd w:id="15"/>
    <w:bookmarkEnd w:id="16"/>
    <w:p w:rsidR="00C95F82" w:rsidP="00922DAB" w:rsidRDefault="00C95F82" w14:paraId="4E5917B2" w14:textId="77777777">
      <w:pPr>
        <w:rPr>
          <w:rFonts w:ascii="Arial" w:hAnsi="Arial" w:cs="Arial"/>
          <w:sz w:val="22"/>
          <w:szCs w:val="22"/>
          <w:lang w:val="en-GB"/>
        </w:rPr>
      </w:pPr>
    </w:p>
    <w:p w:rsidR="001C356D" w:rsidP="00922DAB" w:rsidRDefault="001C356D" w14:paraId="218F2EBA" w14:textId="77777777">
      <w:pPr>
        <w:rPr>
          <w:rFonts w:ascii="Arial" w:hAnsi="Arial" w:cs="Arial"/>
          <w:sz w:val="22"/>
          <w:szCs w:val="22"/>
          <w:lang w:val="en-GB"/>
        </w:rPr>
      </w:pPr>
    </w:p>
    <w:p w:rsidRPr="004209A3" w:rsidR="00922DAB" w:rsidP="00922DAB" w:rsidRDefault="00922DAB" w14:paraId="4B8CC9AB" w14:textId="6E11E84B">
      <w:pPr>
        <w:rPr>
          <w:rFonts w:ascii="Arial" w:hAnsi="Arial" w:cs="Arial"/>
          <w:sz w:val="22"/>
          <w:szCs w:val="22"/>
          <w:lang w:val="en-GB"/>
        </w:rPr>
      </w:pPr>
      <w:r>
        <w:rPr>
          <w:rFonts w:ascii="Arial" w:hAnsi="Arial" w:cs="Arial"/>
          <w:sz w:val="22"/>
          <w:szCs w:val="22"/>
          <w:lang w:val="en-GB"/>
        </w:rPr>
        <w:t>RFQ</w:t>
      </w:r>
      <w:r w:rsidRPr="004209A3">
        <w:rPr>
          <w:rFonts w:ascii="Arial" w:hAnsi="Arial" w:cs="Arial"/>
          <w:sz w:val="22"/>
          <w:szCs w:val="22"/>
          <w:lang w:val="en-GB"/>
        </w:rPr>
        <w:t xml:space="preserve"> </w:t>
      </w:r>
      <w:r w:rsidRPr="004209A3" w:rsidR="001C356D">
        <w:rPr>
          <w:rFonts w:ascii="Arial" w:hAnsi="Arial" w:cs="Arial"/>
          <w:sz w:val="22"/>
          <w:szCs w:val="22"/>
          <w:lang w:val="en-GB"/>
        </w:rPr>
        <w:t>No:</w:t>
      </w:r>
      <w:r w:rsidR="001C356D">
        <w:rPr>
          <w:rFonts w:ascii="Arial" w:hAnsi="Arial" w:cs="Arial"/>
          <w:sz w:val="22"/>
          <w:szCs w:val="22"/>
          <w:lang w:val="en-GB"/>
        </w:rPr>
        <w:t xml:space="preserve"> _</w:t>
      </w:r>
      <w:r w:rsidR="004D4D34">
        <w:rPr>
          <w:rFonts w:ascii="Arial" w:hAnsi="Arial" w:cs="Arial"/>
          <w:sz w:val="22"/>
          <w:szCs w:val="22"/>
          <w:lang w:val="en-GB"/>
        </w:rPr>
        <w:t>_______________</w:t>
      </w:r>
      <w:r>
        <w:rPr>
          <w:rFonts w:ascii="Arial" w:hAnsi="Arial" w:cs="Arial"/>
          <w:sz w:val="22"/>
          <w:szCs w:val="22"/>
          <w:lang w:val="en-GB"/>
        </w:rPr>
        <w:t xml:space="preserve">                                                         </w:t>
      </w:r>
      <w:r w:rsidR="004D4D34">
        <w:rPr>
          <w:rFonts w:ascii="Arial" w:hAnsi="Arial" w:cs="Arial"/>
          <w:sz w:val="22"/>
          <w:szCs w:val="22"/>
          <w:lang w:val="en-GB"/>
        </w:rPr>
        <w:t xml:space="preserve">          </w:t>
      </w:r>
      <w:r w:rsidRPr="004209A3">
        <w:rPr>
          <w:rFonts w:ascii="Arial" w:hAnsi="Arial" w:cs="Arial"/>
          <w:sz w:val="22"/>
          <w:szCs w:val="22"/>
          <w:lang w:val="en-GB"/>
        </w:rPr>
        <w:t>Date:</w:t>
      </w:r>
      <w:r w:rsidR="004D4D34">
        <w:rPr>
          <w:rFonts w:ascii="Arial" w:hAnsi="Arial" w:cs="Arial"/>
          <w:sz w:val="22"/>
          <w:szCs w:val="22"/>
          <w:lang w:val="en-GB"/>
        </w:rPr>
        <w:t xml:space="preserve"> dd/mm/</w:t>
      </w:r>
      <w:proofErr w:type="spellStart"/>
      <w:r w:rsidR="004D4D34">
        <w:rPr>
          <w:rFonts w:ascii="Arial" w:hAnsi="Arial" w:cs="Arial"/>
          <w:sz w:val="22"/>
          <w:szCs w:val="22"/>
          <w:lang w:val="en-GB"/>
        </w:rPr>
        <w:t>yy</w:t>
      </w:r>
      <w:proofErr w:type="spellEnd"/>
    </w:p>
    <w:p w:rsidRPr="004209A3" w:rsidR="00922DAB" w:rsidP="00922DAB" w:rsidRDefault="00922DAB" w14:paraId="7321924A" w14:textId="77777777">
      <w:pPr>
        <w:rPr>
          <w:rFonts w:ascii="Arial" w:hAnsi="Arial" w:cs="Arial"/>
          <w:sz w:val="22"/>
          <w:szCs w:val="22"/>
          <w:lang w:val="en-GB"/>
        </w:rPr>
      </w:pPr>
    </w:p>
    <w:p w:rsidRPr="001C356D" w:rsidR="00922DAB" w:rsidP="00922DAB" w:rsidRDefault="00922DAB" w14:paraId="69F613AC" w14:textId="63D04B8C">
      <w:pPr>
        <w:rPr>
          <w:rFonts w:ascii="Arial" w:hAnsi="Arial" w:cs="Arial"/>
          <w:sz w:val="22"/>
          <w:szCs w:val="22"/>
          <w:lang w:val="en-GB"/>
        </w:rPr>
      </w:pPr>
      <w:r w:rsidRPr="001C356D">
        <w:rPr>
          <w:rFonts w:ascii="Arial" w:hAnsi="Arial" w:cs="Arial"/>
          <w:sz w:val="22"/>
          <w:szCs w:val="22"/>
          <w:lang w:val="en-GB"/>
        </w:rPr>
        <w:t>To:</w:t>
      </w:r>
    </w:p>
    <w:p w:rsidR="001C356D" w:rsidP="001C356D" w:rsidRDefault="001C356D" w14:paraId="3225F15F" w14:textId="77777777">
      <w:pPr>
        <w:jc w:val="both"/>
        <w:rPr>
          <w:rFonts w:ascii="Arial" w:hAnsi="Arial" w:cs="Arial"/>
          <w:sz w:val="22"/>
          <w:szCs w:val="22"/>
          <w:lang w:val="en-GB"/>
        </w:rPr>
      </w:pPr>
    </w:p>
    <w:p w:rsidRPr="001C356D" w:rsidR="001C356D" w:rsidP="001C356D" w:rsidRDefault="00674311" w14:paraId="49721318" w14:textId="5B8F2C9A">
      <w:pPr>
        <w:jc w:val="both"/>
        <w:rPr>
          <w:bCs/>
          <w:lang w:val="en-GB"/>
        </w:rPr>
      </w:pPr>
      <w:r>
        <w:rPr>
          <w:bCs/>
          <w:lang w:val="en-GB"/>
        </w:rPr>
        <w:t xml:space="preserve">Chief Executive Officer (CEO) </w:t>
      </w:r>
    </w:p>
    <w:p w:rsidRPr="001C356D" w:rsidR="001C356D" w:rsidP="001C356D" w:rsidRDefault="001C356D" w14:paraId="385369E5" w14:textId="0BC86DFC">
      <w:pPr>
        <w:jc w:val="both"/>
        <w:rPr>
          <w:lang w:val="en-GB"/>
        </w:rPr>
      </w:pPr>
      <w:r w:rsidRPr="001C356D">
        <w:rPr>
          <w:lang w:val="en-GB"/>
        </w:rPr>
        <w:t>Bangladesh Infrastructure Finance Fund Limited (BIFFL)</w:t>
      </w:r>
    </w:p>
    <w:p w:rsidRPr="001C356D" w:rsidR="001C356D" w:rsidP="001C356D" w:rsidRDefault="001C356D" w14:paraId="7312386D" w14:textId="04345B41">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Address:</w:t>
      </w:r>
      <w:r w:rsidRPr="001C356D">
        <w:rPr>
          <w:rFonts w:ascii="Times New Roman" w:hAnsi="Times New Roman"/>
          <w:b w:val="0"/>
          <w:bCs w:val="0"/>
          <w:color w:val="222222"/>
          <w:sz w:val="24"/>
          <w:szCs w:val="24"/>
          <w:shd w:val="clear" w:color="auto" w:fill="FFFFFF"/>
        </w:rPr>
        <w:t xml:space="preserve"> </w:t>
      </w:r>
      <w:r w:rsidRPr="001C356D">
        <w:rPr>
          <w:rStyle w:val="w8qarf"/>
          <w:rFonts w:ascii="Times New Roman" w:hAnsi="Times New Roman"/>
          <w:b w:val="0"/>
          <w:bCs w:val="0"/>
          <w:color w:val="222222"/>
          <w:sz w:val="24"/>
          <w:szCs w:val="24"/>
          <w:shd w:val="clear" w:color="auto" w:fill="FFFFFF"/>
        </w:rPr>
        <w:t> </w:t>
      </w:r>
      <w:r w:rsidRPr="001C356D">
        <w:rPr>
          <w:rStyle w:val="lrzxr"/>
          <w:rFonts w:ascii="Times New Roman" w:hAnsi="Times New Roman"/>
          <w:b w:val="0"/>
          <w:bCs w:val="0"/>
          <w:color w:val="222222"/>
          <w:sz w:val="24"/>
          <w:szCs w:val="24"/>
          <w:shd w:val="clear" w:color="auto" w:fill="FFFFFF"/>
        </w:rPr>
        <w:t xml:space="preserve">Level-3, </w:t>
      </w:r>
      <w:proofErr w:type="spellStart"/>
      <w:r w:rsidRPr="001C356D">
        <w:rPr>
          <w:rStyle w:val="lrzxr"/>
          <w:rFonts w:ascii="Times New Roman" w:hAnsi="Times New Roman"/>
          <w:b w:val="0"/>
          <w:bCs w:val="0"/>
          <w:color w:val="222222"/>
          <w:sz w:val="24"/>
          <w:szCs w:val="24"/>
          <w:shd w:val="clear" w:color="auto" w:fill="FFFFFF"/>
        </w:rPr>
        <w:t>Borak</w:t>
      </w:r>
      <w:proofErr w:type="spellEnd"/>
      <w:r w:rsidRPr="001C356D">
        <w:rPr>
          <w:rStyle w:val="lrzxr"/>
          <w:rFonts w:ascii="Times New Roman" w:hAnsi="Times New Roman"/>
          <w:b w:val="0"/>
          <w:bCs w:val="0"/>
          <w:color w:val="222222"/>
          <w:sz w:val="24"/>
          <w:szCs w:val="24"/>
          <w:shd w:val="clear" w:color="auto" w:fill="FFFFFF"/>
        </w:rPr>
        <w:t xml:space="preserve">, Unique Heights, 117 </w:t>
      </w:r>
      <w:proofErr w:type="spellStart"/>
      <w:r w:rsidRPr="001C356D">
        <w:rPr>
          <w:rStyle w:val="lrzxr"/>
          <w:rFonts w:ascii="Times New Roman" w:hAnsi="Times New Roman"/>
          <w:b w:val="0"/>
          <w:bCs w:val="0"/>
          <w:color w:val="222222"/>
          <w:sz w:val="24"/>
          <w:szCs w:val="24"/>
          <w:shd w:val="clear" w:color="auto" w:fill="FFFFFF"/>
        </w:rPr>
        <w:t>Kazi</w:t>
      </w:r>
      <w:proofErr w:type="spellEnd"/>
      <w:r w:rsidRPr="001C356D">
        <w:rPr>
          <w:rStyle w:val="lrzxr"/>
          <w:rFonts w:ascii="Times New Roman" w:hAnsi="Times New Roman"/>
          <w:b w:val="0"/>
          <w:bCs w:val="0"/>
          <w:color w:val="222222"/>
          <w:sz w:val="24"/>
          <w:szCs w:val="24"/>
          <w:shd w:val="clear" w:color="auto" w:fill="FFFFFF"/>
        </w:rPr>
        <w:t xml:space="preserve"> Nazrul Islam Ave, Dhaka 1217</w:t>
      </w:r>
      <w:r w:rsidRPr="001C356D">
        <w:rPr>
          <w:rFonts w:ascii="Times New Roman" w:hAnsi="Times New Roman"/>
          <w:b w:val="0"/>
          <w:sz w:val="24"/>
          <w:szCs w:val="24"/>
        </w:rPr>
        <w:t xml:space="preserve"> </w:t>
      </w:r>
    </w:p>
    <w:p w:rsidRPr="001C356D" w:rsidR="00922DAB" w:rsidP="001C356D" w:rsidRDefault="001C356D" w14:paraId="40AFBAB8" w14:textId="2838D70A">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Phone No: +8809638124335(Ext-3361), Fax No: + 88-02-9348518 </w:t>
      </w:r>
    </w:p>
    <w:p w:rsidRPr="004209A3" w:rsidR="00922DAB" w:rsidP="00922DAB" w:rsidRDefault="00922DAB" w14:paraId="309AFCBC" w14:textId="77777777">
      <w:pPr>
        <w:jc w:val="both"/>
        <w:rPr>
          <w:rFonts w:ascii="Arial" w:hAnsi="Arial" w:cs="Arial"/>
          <w:sz w:val="22"/>
          <w:szCs w:val="22"/>
          <w:lang w:val="en-GB"/>
        </w:rPr>
      </w:pPr>
    </w:p>
    <w:p w:rsidRPr="004209A3" w:rsidR="00922DAB" w:rsidP="00922DAB" w:rsidRDefault="00560676" w14:paraId="44DE949C" w14:textId="77777777">
      <w:pPr>
        <w:jc w:val="both"/>
        <w:rPr>
          <w:rFonts w:ascii="Arial" w:hAnsi="Arial" w:cs="Arial"/>
          <w:sz w:val="22"/>
          <w:szCs w:val="22"/>
          <w:lang w:val="en-GB"/>
        </w:rPr>
      </w:pPr>
      <w:r>
        <w:rPr>
          <w:rFonts w:ascii="Arial" w:hAnsi="Arial" w:cs="Arial"/>
          <w:sz w:val="22"/>
          <w:szCs w:val="22"/>
          <w:lang w:val="en-GB"/>
        </w:rPr>
        <w:t>I/</w:t>
      </w:r>
      <w:r w:rsidRPr="004209A3" w:rsidR="00922DAB">
        <w:rPr>
          <w:rFonts w:ascii="Arial" w:hAnsi="Arial" w:cs="Arial"/>
          <w:sz w:val="22"/>
          <w:szCs w:val="22"/>
          <w:lang w:val="en-GB"/>
        </w:rPr>
        <w:t xml:space="preserve">We, the undersigned, offer to </w:t>
      </w:r>
      <w:r w:rsidR="006D2FAC">
        <w:rPr>
          <w:rFonts w:ascii="Arial" w:hAnsi="Arial" w:cs="Arial"/>
          <w:sz w:val="22"/>
          <w:szCs w:val="22"/>
          <w:lang w:val="en-GB"/>
        </w:rPr>
        <w:t>supply</w:t>
      </w:r>
      <w:r w:rsidRPr="004209A3" w:rsidR="00922DAB">
        <w:rPr>
          <w:rFonts w:ascii="Arial" w:hAnsi="Arial" w:cs="Arial"/>
          <w:sz w:val="22"/>
          <w:szCs w:val="22"/>
          <w:lang w:val="en-GB"/>
        </w:rPr>
        <w:t xml:space="preserve"> in conformity with the </w:t>
      </w:r>
      <w:r w:rsidR="004E71C9">
        <w:rPr>
          <w:rFonts w:ascii="Arial" w:hAnsi="Arial" w:cs="Arial"/>
          <w:sz w:val="22"/>
          <w:szCs w:val="22"/>
          <w:lang w:val="en-GB"/>
        </w:rPr>
        <w:t xml:space="preserve">Terms and Conditions </w:t>
      </w:r>
      <w:r w:rsidR="00922DAB">
        <w:rPr>
          <w:rFonts w:ascii="Arial" w:hAnsi="Arial" w:cs="Arial"/>
          <w:sz w:val="22"/>
          <w:szCs w:val="22"/>
          <w:lang w:val="en-GB"/>
        </w:rPr>
        <w:t xml:space="preserve">for </w:t>
      </w:r>
      <w:r w:rsidR="003F5AFE">
        <w:rPr>
          <w:rFonts w:ascii="Arial" w:hAnsi="Arial" w:cs="Arial"/>
          <w:sz w:val="22"/>
          <w:szCs w:val="22"/>
          <w:lang w:val="en-GB"/>
        </w:rPr>
        <w:t>delivery of</w:t>
      </w:r>
      <w:r w:rsidR="00922DAB">
        <w:rPr>
          <w:rFonts w:ascii="Arial" w:hAnsi="Arial" w:cs="Arial"/>
          <w:sz w:val="22"/>
          <w:szCs w:val="22"/>
          <w:lang w:val="en-GB"/>
        </w:rPr>
        <w:t xml:space="preserve"> </w:t>
      </w:r>
      <w:r w:rsidRPr="004209A3" w:rsidR="00922DAB">
        <w:rPr>
          <w:rFonts w:ascii="Arial" w:hAnsi="Arial" w:cs="Arial"/>
          <w:sz w:val="22"/>
          <w:szCs w:val="22"/>
          <w:lang w:val="en-GB"/>
        </w:rPr>
        <w:t xml:space="preserve">the </w:t>
      </w:r>
      <w:r w:rsidR="006D2FAC">
        <w:rPr>
          <w:rFonts w:ascii="Arial" w:hAnsi="Arial" w:cs="Arial"/>
          <w:sz w:val="22"/>
          <w:szCs w:val="22"/>
          <w:lang w:val="en-GB"/>
        </w:rPr>
        <w:t xml:space="preserve">Goods </w:t>
      </w:r>
      <w:r w:rsidRPr="004209A3" w:rsidR="00922DAB">
        <w:rPr>
          <w:rFonts w:ascii="Arial" w:hAnsi="Arial" w:cs="Arial"/>
          <w:sz w:val="22"/>
          <w:szCs w:val="22"/>
          <w:lang w:val="en-GB"/>
        </w:rPr>
        <w:t xml:space="preserve">and </w:t>
      </w:r>
      <w:r w:rsidR="006D2FAC">
        <w:rPr>
          <w:rFonts w:ascii="Arial" w:hAnsi="Arial" w:cs="Arial"/>
          <w:sz w:val="22"/>
          <w:szCs w:val="22"/>
          <w:lang w:val="en-GB"/>
        </w:rPr>
        <w:t xml:space="preserve">related </w:t>
      </w:r>
      <w:r>
        <w:rPr>
          <w:rFonts w:ascii="Arial" w:hAnsi="Arial" w:cs="Arial"/>
          <w:sz w:val="22"/>
          <w:szCs w:val="22"/>
          <w:lang w:val="en-GB"/>
        </w:rPr>
        <w:t xml:space="preserve">services named </w:t>
      </w:r>
      <w:r w:rsidRPr="00560676">
        <w:rPr>
          <w:rFonts w:ascii="Arial" w:hAnsi="Arial" w:cs="Arial"/>
          <w:b/>
          <w:sz w:val="16"/>
          <w:szCs w:val="16"/>
          <w:lang w:val="en-GB"/>
        </w:rPr>
        <w:t xml:space="preserve">[insert name of </w:t>
      </w:r>
      <w:r w:rsidR="006D2FAC">
        <w:rPr>
          <w:rFonts w:ascii="Arial" w:hAnsi="Arial" w:cs="Arial"/>
          <w:b/>
          <w:sz w:val="16"/>
          <w:szCs w:val="16"/>
          <w:lang w:val="en-GB"/>
        </w:rPr>
        <w:t>goods</w:t>
      </w:r>
      <w:r w:rsidRPr="00560676">
        <w:rPr>
          <w:rFonts w:ascii="Arial" w:hAnsi="Arial" w:cs="Arial"/>
          <w:b/>
          <w:sz w:val="16"/>
          <w:szCs w:val="16"/>
          <w:lang w:val="en-GB"/>
        </w:rPr>
        <w:t>]</w:t>
      </w:r>
    </w:p>
    <w:p w:rsidRPr="00810350" w:rsidR="00922DAB" w:rsidP="00922DAB" w:rsidRDefault="00922DAB" w14:paraId="29F7F61F" w14:textId="77777777">
      <w:pPr>
        <w:jc w:val="both"/>
        <w:rPr>
          <w:rFonts w:ascii="Arial" w:hAnsi="Arial" w:cs="Arial"/>
          <w:sz w:val="14"/>
          <w:szCs w:val="22"/>
          <w:lang w:val="en-GB"/>
        </w:rPr>
      </w:pPr>
    </w:p>
    <w:p w:rsidR="00922DAB" w:rsidP="00922DAB" w:rsidRDefault="00922DAB" w14:paraId="28A9C7BF" w14:textId="77777777">
      <w:pPr>
        <w:pStyle w:val="BodyText2"/>
        <w:jc w:val="both"/>
        <w:rPr>
          <w:rFonts w:ascii="Arial" w:hAnsi="Arial" w:cs="Arial"/>
          <w:sz w:val="16"/>
          <w:szCs w:val="16"/>
          <w:lang w:val="en-GB"/>
        </w:rPr>
      </w:pPr>
      <w:r w:rsidRPr="004209A3">
        <w:rPr>
          <w:rFonts w:ascii="Arial" w:hAnsi="Arial" w:cs="Arial"/>
          <w:b w:val="0"/>
          <w:sz w:val="22"/>
          <w:szCs w:val="22"/>
          <w:lang w:val="en-GB"/>
        </w:rPr>
        <w:t xml:space="preserve">The total Price of </w:t>
      </w:r>
      <w:r w:rsidR="00810350">
        <w:rPr>
          <w:rFonts w:ascii="Arial" w:hAnsi="Arial" w:cs="Arial"/>
          <w:b w:val="0"/>
          <w:sz w:val="22"/>
          <w:szCs w:val="22"/>
          <w:lang w:val="en-GB"/>
        </w:rPr>
        <w:t>my/</w:t>
      </w:r>
      <w:r w:rsidRPr="004209A3">
        <w:rPr>
          <w:rFonts w:ascii="Arial" w:hAnsi="Arial" w:cs="Arial"/>
          <w:b w:val="0"/>
          <w:sz w:val="22"/>
          <w:szCs w:val="22"/>
          <w:lang w:val="en-GB"/>
        </w:rPr>
        <w:t xml:space="preserve">our </w:t>
      </w:r>
      <w:r w:rsidR="00560676">
        <w:rPr>
          <w:rFonts w:ascii="Arial" w:hAnsi="Arial" w:cs="Arial"/>
          <w:b w:val="0"/>
          <w:sz w:val="22"/>
          <w:szCs w:val="22"/>
          <w:lang w:val="en-GB"/>
        </w:rPr>
        <w:t xml:space="preserve">Quotation is </w:t>
      </w:r>
      <w:r w:rsidR="00810350">
        <w:rPr>
          <w:rFonts w:ascii="Arial" w:hAnsi="Arial" w:cs="Arial"/>
          <w:b w:val="0"/>
          <w:sz w:val="22"/>
          <w:szCs w:val="22"/>
          <w:lang w:val="en-GB"/>
        </w:rPr>
        <w:t xml:space="preserve">BDT </w:t>
      </w:r>
      <w:r w:rsidRPr="00560676" w:rsidR="00560676">
        <w:rPr>
          <w:rFonts w:ascii="Arial" w:hAnsi="Arial" w:cs="Arial"/>
          <w:b w:val="0"/>
          <w:sz w:val="16"/>
          <w:szCs w:val="16"/>
          <w:lang w:val="en-GB"/>
        </w:rPr>
        <w:t>[</w:t>
      </w:r>
      <w:r w:rsidRPr="00560676" w:rsidR="00560676">
        <w:rPr>
          <w:rFonts w:ascii="Arial" w:hAnsi="Arial" w:cs="Arial"/>
          <w:sz w:val="16"/>
          <w:szCs w:val="16"/>
          <w:lang w:val="en-GB"/>
        </w:rPr>
        <w:t>insert amount both in figure and words]</w:t>
      </w:r>
    </w:p>
    <w:p w:rsidRPr="00810350" w:rsidR="00810350" w:rsidP="00922DAB" w:rsidRDefault="00810350" w14:paraId="1460C4FA" w14:textId="77777777">
      <w:pPr>
        <w:pStyle w:val="BodyText2"/>
        <w:ind w:left="0" w:firstLine="0"/>
        <w:jc w:val="both"/>
        <w:rPr>
          <w:rFonts w:ascii="Arial" w:hAnsi="Arial" w:cs="Arial"/>
          <w:b w:val="0"/>
          <w:sz w:val="6"/>
          <w:szCs w:val="22"/>
          <w:lang w:val="en-GB"/>
        </w:rPr>
      </w:pPr>
    </w:p>
    <w:p w:rsidRPr="005A79D7" w:rsidR="00922DAB" w:rsidP="00922DAB" w:rsidRDefault="00560676" w14:paraId="5F717573" w14:textId="77777777">
      <w:pPr>
        <w:pStyle w:val="BodyText2"/>
        <w:ind w:left="0" w:firstLine="0"/>
        <w:jc w:val="both"/>
        <w:rPr>
          <w:rFonts w:ascii="Arial" w:hAnsi="Arial" w:cs="Arial"/>
          <w:b w:val="0"/>
          <w:sz w:val="22"/>
          <w:szCs w:val="22"/>
          <w:lang w:val="en-GB"/>
        </w:rPr>
      </w:pPr>
      <w:r w:rsidRPr="005A79D7">
        <w:rPr>
          <w:rFonts w:ascii="Arial" w:hAnsi="Arial" w:cs="Arial"/>
          <w:b w:val="0"/>
          <w:sz w:val="22"/>
          <w:szCs w:val="22"/>
          <w:lang w:val="en-GB"/>
        </w:rPr>
        <w:t>My/</w:t>
      </w:r>
      <w:r w:rsidRPr="005A79D7" w:rsidR="00922DAB">
        <w:rPr>
          <w:rFonts w:ascii="Arial" w:hAnsi="Arial" w:cs="Arial"/>
          <w:b w:val="0"/>
          <w:sz w:val="22"/>
          <w:szCs w:val="22"/>
          <w:lang w:val="en-GB"/>
        </w:rPr>
        <w:t xml:space="preserve">Our </w:t>
      </w:r>
      <w:r w:rsidRPr="005A79D7">
        <w:rPr>
          <w:rFonts w:ascii="Arial" w:hAnsi="Arial" w:cs="Arial"/>
          <w:b w:val="0"/>
          <w:sz w:val="22"/>
          <w:szCs w:val="22"/>
          <w:lang w:val="en-GB"/>
        </w:rPr>
        <w:t xml:space="preserve">Quotation </w:t>
      </w:r>
      <w:r w:rsidRPr="005A79D7" w:rsidR="00922DAB">
        <w:rPr>
          <w:rFonts w:ascii="Arial" w:hAnsi="Arial" w:cs="Arial"/>
          <w:b w:val="0"/>
          <w:sz w:val="22"/>
          <w:szCs w:val="22"/>
          <w:lang w:val="en-GB"/>
        </w:rPr>
        <w:t xml:space="preserve">shall </w:t>
      </w:r>
      <w:r w:rsidRPr="005A79D7">
        <w:rPr>
          <w:rFonts w:ascii="Arial" w:hAnsi="Arial" w:cs="Arial"/>
          <w:b w:val="0"/>
          <w:sz w:val="22"/>
          <w:szCs w:val="22"/>
          <w:lang w:val="en-GB"/>
        </w:rPr>
        <w:t xml:space="preserve">remain </w:t>
      </w:r>
      <w:r w:rsidRPr="005A79D7" w:rsidR="00922DAB">
        <w:rPr>
          <w:rFonts w:ascii="Arial" w:hAnsi="Arial" w:cs="Arial"/>
          <w:b w:val="0"/>
          <w:sz w:val="22"/>
          <w:szCs w:val="22"/>
          <w:lang w:val="en-GB"/>
        </w:rPr>
        <w:t xml:space="preserve">valid for the period stated in the </w:t>
      </w:r>
      <w:r w:rsidRPr="005A79D7">
        <w:rPr>
          <w:rFonts w:ascii="Arial" w:hAnsi="Arial" w:cs="Arial"/>
          <w:b w:val="0"/>
          <w:sz w:val="22"/>
          <w:szCs w:val="22"/>
          <w:lang w:val="en-GB"/>
        </w:rPr>
        <w:t xml:space="preserve">RFQ </w:t>
      </w:r>
      <w:r w:rsidRPr="005A79D7" w:rsidR="00922DAB">
        <w:rPr>
          <w:rFonts w:ascii="Arial" w:hAnsi="Arial" w:cs="Arial"/>
          <w:b w:val="0"/>
          <w:sz w:val="22"/>
          <w:szCs w:val="22"/>
          <w:lang w:val="en-GB"/>
        </w:rPr>
        <w:t>Document and it shall remain binding upon us and</w:t>
      </w:r>
      <w:r w:rsidR="004E08F2">
        <w:rPr>
          <w:rFonts w:ascii="Arial" w:hAnsi="Arial" w:cs="Arial"/>
          <w:b w:val="0"/>
          <w:sz w:val="22"/>
          <w:szCs w:val="22"/>
          <w:lang w:val="en-GB"/>
        </w:rPr>
        <w:t>,</w:t>
      </w:r>
      <w:r w:rsidRPr="005A79D7" w:rsidR="00922DAB">
        <w:rPr>
          <w:rFonts w:ascii="Arial" w:hAnsi="Arial" w:cs="Arial"/>
          <w:b w:val="0"/>
          <w:sz w:val="22"/>
          <w:szCs w:val="22"/>
          <w:lang w:val="en-GB"/>
        </w:rPr>
        <w:t xml:space="preserve"> may be accepted at any time </w:t>
      </w:r>
      <w:r w:rsidR="004E08F2">
        <w:rPr>
          <w:rFonts w:ascii="Arial" w:hAnsi="Arial" w:cs="Arial"/>
          <w:b w:val="0"/>
          <w:sz w:val="22"/>
          <w:szCs w:val="22"/>
          <w:lang w:val="en-GB"/>
        </w:rPr>
        <w:t xml:space="preserve">prior to </w:t>
      </w:r>
      <w:r w:rsidRPr="005A79D7" w:rsidR="00922DAB">
        <w:rPr>
          <w:rFonts w:ascii="Arial" w:hAnsi="Arial" w:cs="Arial"/>
          <w:b w:val="0"/>
          <w:sz w:val="22"/>
          <w:szCs w:val="22"/>
          <w:lang w:val="en-GB"/>
        </w:rPr>
        <w:t xml:space="preserve"> the expiration of </w:t>
      </w:r>
      <w:r w:rsidR="004E08F2">
        <w:rPr>
          <w:rFonts w:ascii="Arial" w:hAnsi="Arial" w:cs="Arial"/>
          <w:b w:val="0"/>
          <w:sz w:val="22"/>
          <w:szCs w:val="22"/>
          <w:lang w:val="en-GB"/>
        </w:rPr>
        <w:t>its</w:t>
      </w:r>
      <w:r w:rsidRPr="005A79D7">
        <w:rPr>
          <w:rFonts w:ascii="Arial" w:hAnsi="Arial" w:cs="Arial"/>
          <w:b w:val="0"/>
          <w:sz w:val="22"/>
          <w:szCs w:val="22"/>
          <w:lang w:val="en-GB"/>
        </w:rPr>
        <w:t xml:space="preserve"> validity</w:t>
      </w:r>
      <w:r w:rsidRPr="005A79D7" w:rsidR="00922DAB">
        <w:rPr>
          <w:rFonts w:ascii="Arial" w:hAnsi="Arial" w:cs="Arial"/>
          <w:b w:val="0"/>
          <w:sz w:val="22"/>
          <w:szCs w:val="22"/>
          <w:lang w:val="en-GB"/>
        </w:rPr>
        <w:t xml:space="preserve"> period.</w:t>
      </w:r>
    </w:p>
    <w:p w:rsidRPr="00810350" w:rsidR="00922DAB" w:rsidP="00922DAB" w:rsidRDefault="00922DAB" w14:paraId="1EB39352" w14:textId="77777777">
      <w:pPr>
        <w:pStyle w:val="BodyText2"/>
        <w:ind w:left="0" w:firstLine="0"/>
        <w:jc w:val="both"/>
        <w:rPr>
          <w:rFonts w:ascii="Arial" w:hAnsi="Arial" w:cs="Arial"/>
          <w:b w:val="0"/>
          <w:sz w:val="10"/>
          <w:szCs w:val="22"/>
          <w:lang w:val="en-GB"/>
        </w:rPr>
      </w:pPr>
    </w:p>
    <w:p w:rsidRPr="002948D6" w:rsidR="00922DAB" w:rsidP="00922DAB" w:rsidRDefault="00061446" w14:paraId="6A2782C2" w14:textId="77777777">
      <w:pPr>
        <w:jc w:val="both"/>
        <w:rPr>
          <w:rFonts w:ascii="Arial" w:hAnsi="Arial" w:cs="Arial"/>
          <w:sz w:val="22"/>
          <w:szCs w:val="22"/>
          <w:lang w:val="en-GB"/>
        </w:rPr>
      </w:pPr>
      <w:r w:rsidRPr="005A79D7">
        <w:rPr>
          <w:rFonts w:ascii="Arial" w:hAnsi="Arial" w:cs="Arial"/>
          <w:sz w:val="22"/>
          <w:szCs w:val="22"/>
          <w:lang w:val="en-GB"/>
        </w:rPr>
        <w:t>I/</w:t>
      </w:r>
      <w:r w:rsidRPr="005A79D7" w:rsidR="00922DAB">
        <w:rPr>
          <w:rFonts w:ascii="Arial" w:hAnsi="Arial" w:cs="Arial"/>
          <w:sz w:val="22"/>
          <w:szCs w:val="22"/>
          <w:lang w:val="en-GB"/>
        </w:rPr>
        <w:t xml:space="preserve">We declare that </w:t>
      </w:r>
      <w:r w:rsidRPr="005A79D7">
        <w:rPr>
          <w:rFonts w:ascii="Arial" w:hAnsi="Arial" w:cs="Arial"/>
          <w:sz w:val="22"/>
          <w:szCs w:val="22"/>
          <w:lang w:val="en-GB"/>
        </w:rPr>
        <w:t>I/</w:t>
      </w:r>
      <w:r w:rsidRPr="005A79D7" w:rsidR="00922DAB">
        <w:rPr>
          <w:rFonts w:ascii="Arial" w:hAnsi="Arial" w:cs="Arial"/>
          <w:sz w:val="22"/>
          <w:szCs w:val="22"/>
          <w:lang w:val="en-GB"/>
        </w:rPr>
        <w:t>we</w:t>
      </w:r>
      <w:r w:rsidRPr="005A79D7" w:rsidR="00560676">
        <w:rPr>
          <w:rFonts w:ascii="Arial" w:hAnsi="Arial" w:cs="Arial"/>
          <w:sz w:val="22"/>
          <w:szCs w:val="22"/>
          <w:lang w:val="en-GB"/>
        </w:rPr>
        <w:t xml:space="preserve"> have the legal capacity to enter into a contract with you</w:t>
      </w:r>
      <w:r w:rsidRPr="005A79D7" w:rsidR="00922DAB">
        <w:rPr>
          <w:rFonts w:ascii="Arial" w:hAnsi="Arial" w:cs="Arial"/>
          <w:sz w:val="22"/>
          <w:szCs w:val="22"/>
          <w:lang w:val="en-GB"/>
        </w:rPr>
        <w:t xml:space="preserve">, and have not been declared ineligible by the Government of Bangladesh on charges of engaging in corrupt, fraudulent, collusive or coercive practices. Furthermore, </w:t>
      </w:r>
      <w:r w:rsidRPr="005A79D7">
        <w:rPr>
          <w:rFonts w:ascii="Arial" w:hAnsi="Arial" w:cs="Arial"/>
          <w:sz w:val="22"/>
          <w:szCs w:val="22"/>
          <w:lang w:val="en-GB"/>
        </w:rPr>
        <w:t>I/</w:t>
      </w:r>
      <w:r w:rsidRPr="005A79D7" w:rsidR="00922DAB">
        <w:rPr>
          <w:rFonts w:ascii="Arial" w:hAnsi="Arial" w:cs="Arial"/>
          <w:sz w:val="22"/>
          <w:szCs w:val="22"/>
          <w:lang w:val="en-GB"/>
        </w:rPr>
        <w:t xml:space="preserve">we </w:t>
      </w:r>
      <w:r w:rsidRPr="005A79D7">
        <w:rPr>
          <w:rFonts w:ascii="Arial" w:hAnsi="Arial" w:cs="Arial"/>
          <w:sz w:val="22"/>
          <w:szCs w:val="22"/>
          <w:lang w:val="en-GB"/>
        </w:rPr>
        <w:t>am/</w:t>
      </w:r>
      <w:r w:rsidRPr="005A79D7" w:rsidR="00922DAB">
        <w:rPr>
          <w:rFonts w:ascii="Arial" w:hAnsi="Arial" w:cs="Arial"/>
          <w:sz w:val="22"/>
          <w:szCs w:val="22"/>
          <w:lang w:val="en-GB"/>
        </w:rPr>
        <w:t xml:space="preserve">are aware of </w:t>
      </w:r>
      <w:r w:rsidR="000E51EE">
        <w:rPr>
          <w:rFonts w:ascii="Arial" w:hAnsi="Arial" w:cs="Arial"/>
          <w:sz w:val="22"/>
          <w:szCs w:val="22"/>
          <w:lang w:val="en-GB"/>
        </w:rPr>
        <w:t xml:space="preserve">Para </w:t>
      </w:r>
      <w:r w:rsidRPr="000F55D1" w:rsidR="00B57769">
        <w:rPr>
          <w:rFonts w:ascii="Arial" w:hAnsi="Arial" w:cs="Arial"/>
          <w:sz w:val="22"/>
          <w:szCs w:val="22"/>
          <w:lang w:val="en-GB"/>
        </w:rPr>
        <w:t>2</w:t>
      </w:r>
      <w:r w:rsidRPr="000F55D1" w:rsidR="00810350">
        <w:rPr>
          <w:rFonts w:ascii="Arial" w:hAnsi="Arial" w:cs="Arial"/>
          <w:sz w:val="22"/>
          <w:szCs w:val="22"/>
          <w:lang w:val="en-GB"/>
        </w:rPr>
        <w:t>1</w:t>
      </w:r>
      <w:r w:rsidRPr="000F55D1" w:rsidR="00922DAB">
        <w:rPr>
          <w:rFonts w:ascii="Arial" w:hAnsi="Arial" w:cs="Arial"/>
          <w:sz w:val="22"/>
          <w:szCs w:val="22"/>
          <w:lang w:val="en-GB"/>
        </w:rPr>
        <w:t>(</w:t>
      </w:r>
      <w:r w:rsidRPr="000F55D1" w:rsidR="00810350">
        <w:rPr>
          <w:rFonts w:ascii="Arial" w:hAnsi="Arial" w:cs="Arial"/>
          <w:sz w:val="22"/>
          <w:szCs w:val="22"/>
          <w:lang w:val="en-GB"/>
        </w:rPr>
        <w:t>b</w:t>
      </w:r>
      <w:r w:rsidRPr="000F55D1" w:rsidR="00922DAB">
        <w:rPr>
          <w:rFonts w:ascii="Arial" w:hAnsi="Arial" w:cs="Arial"/>
          <w:sz w:val="22"/>
          <w:szCs w:val="22"/>
          <w:lang w:val="en-GB"/>
        </w:rPr>
        <w:t>)</w:t>
      </w:r>
      <w:r w:rsidRPr="005A79D7" w:rsidR="00922DAB">
        <w:rPr>
          <w:rFonts w:ascii="Arial" w:hAnsi="Arial" w:cs="Arial"/>
          <w:sz w:val="22"/>
          <w:szCs w:val="22"/>
          <w:lang w:val="en-GB"/>
        </w:rPr>
        <w:t xml:space="preserve"> of the </w:t>
      </w:r>
      <w:r w:rsidR="00810350">
        <w:rPr>
          <w:rFonts w:ascii="Arial" w:hAnsi="Arial" w:cs="Arial"/>
          <w:sz w:val="22"/>
          <w:szCs w:val="22"/>
          <w:lang w:val="en-GB"/>
        </w:rPr>
        <w:t xml:space="preserve">Terms and </w:t>
      </w:r>
      <w:r w:rsidRPr="005A79D7" w:rsidR="00922DAB">
        <w:rPr>
          <w:rFonts w:ascii="Arial" w:hAnsi="Arial" w:cs="Arial"/>
          <w:sz w:val="22"/>
          <w:szCs w:val="22"/>
          <w:lang w:val="en-GB"/>
        </w:rPr>
        <w:t>Condition</w:t>
      </w:r>
      <w:r w:rsidRPr="005A79D7">
        <w:rPr>
          <w:rFonts w:ascii="Arial" w:hAnsi="Arial" w:cs="Arial"/>
          <w:sz w:val="22"/>
          <w:szCs w:val="22"/>
          <w:lang w:val="en-GB"/>
        </w:rPr>
        <w:t xml:space="preserve">s </w:t>
      </w:r>
      <w:r w:rsidRPr="005A79D7" w:rsidR="00922DAB">
        <w:rPr>
          <w:rFonts w:ascii="Arial" w:hAnsi="Arial" w:cs="Arial"/>
          <w:sz w:val="22"/>
          <w:szCs w:val="22"/>
          <w:lang w:val="en-GB"/>
        </w:rPr>
        <w:t xml:space="preserve">and pledge not to indulge in such practices in competing for or </w:t>
      </w:r>
      <w:r w:rsidR="00810350">
        <w:rPr>
          <w:rFonts w:ascii="Arial" w:hAnsi="Arial" w:cs="Arial"/>
          <w:sz w:val="22"/>
          <w:szCs w:val="22"/>
          <w:lang w:val="en-GB"/>
        </w:rPr>
        <w:t>completion of delivery of Goods.</w:t>
      </w:r>
    </w:p>
    <w:p w:rsidRPr="00810350" w:rsidR="006469C6" w:rsidP="00922DAB" w:rsidRDefault="006469C6" w14:paraId="08D041BE" w14:textId="77777777">
      <w:pPr>
        <w:pStyle w:val="BodyText2"/>
        <w:numPr>
          <w:ilvl w:val="12"/>
          <w:numId w:val="0"/>
        </w:numPr>
        <w:jc w:val="both"/>
        <w:rPr>
          <w:rFonts w:ascii="Arial" w:hAnsi="Arial" w:cs="Arial"/>
          <w:b w:val="0"/>
          <w:sz w:val="6"/>
          <w:szCs w:val="22"/>
          <w:lang w:val="en-GB"/>
        </w:rPr>
      </w:pPr>
    </w:p>
    <w:p w:rsidR="00061446" w:rsidP="00922DAB" w:rsidRDefault="00061446" w14:paraId="3876D3C4" w14:textId="77777777">
      <w:pPr>
        <w:pStyle w:val="BodyText2"/>
        <w:numPr>
          <w:ilvl w:val="12"/>
          <w:numId w:val="0"/>
        </w:numPr>
        <w:jc w:val="both"/>
        <w:rPr>
          <w:rFonts w:ascii="Arial" w:hAnsi="Arial" w:cs="Arial"/>
          <w:b w:val="0"/>
          <w:sz w:val="22"/>
          <w:szCs w:val="22"/>
          <w:lang w:val="en-GB"/>
        </w:rPr>
      </w:pPr>
      <w:r>
        <w:rPr>
          <w:rFonts w:ascii="Arial" w:hAnsi="Arial" w:cs="Arial"/>
          <w:b w:val="0"/>
          <w:sz w:val="22"/>
          <w:szCs w:val="22"/>
          <w:lang w:val="en-GB"/>
        </w:rPr>
        <w:t>I/</w:t>
      </w:r>
      <w:r w:rsidR="00922DAB">
        <w:rPr>
          <w:rFonts w:ascii="Arial" w:hAnsi="Arial" w:cs="Arial"/>
          <w:b w:val="0"/>
          <w:sz w:val="22"/>
          <w:szCs w:val="22"/>
          <w:lang w:val="en-GB"/>
        </w:rPr>
        <w:t xml:space="preserve">We </w:t>
      </w:r>
      <w:r>
        <w:rPr>
          <w:rFonts w:ascii="Arial" w:hAnsi="Arial" w:cs="Arial"/>
          <w:b w:val="0"/>
          <w:sz w:val="22"/>
          <w:szCs w:val="22"/>
          <w:lang w:val="en-GB"/>
        </w:rPr>
        <w:t>am/</w:t>
      </w:r>
      <w:r w:rsidR="00922DAB">
        <w:rPr>
          <w:rFonts w:ascii="Arial" w:hAnsi="Arial" w:cs="Arial"/>
          <w:b w:val="0"/>
          <w:sz w:val="22"/>
          <w:szCs w:val="22"/>
          <w:lang w:val="en-GB"/>
        </w:rPr>
        <w:t xml:space="preserve">are not </w:t>
      </w:r>
      <w:r w:rsidR="000E51EE">
        <w:rPr>
          <w:rFonts w:ascii="Arial" w:hAnsi="Arial" w:cs="Arial"/>
          <w:b w:val="0"/>
          <w:sz w:val="22"/>
          <w:szCs w:val="22"/>
          <w:lang w:val="en-GB"/>
        </w:rPr>
        <w:t>submitting</w:t>
      </w:r>
      <w:r w:rsidR="00137D04">
        <w:rPr>
          <w:rFonts w:ascii="Arial" w:hAnsi="Arial" w:cs="Arial"/>
          <w:b w:val="0"/>
          <w:sz w:val="22"/>
          <w:szCs w:val="22"/>
          <w:lang w:val="en-GB"/>
        </w:rPr>
        <w:t xml:space="preserve"> </w:t>
      </w:r>
      <w:r w:rsidRPr="004209A3" w:rsidR="00922DAB">
        <w:rPr>
          <w:rFonts w:ascii="Arial" w:hAnsi="Arial" w:cs="Arial"/>
          <w:b w:val="0"/>
          <w:sz w:val="22"/>
          <w:szCs w:val="22"/>
          <w:lang w:val="en-GB"/>
        </w:rPr>
        <w:t xml:space="preserve">more than one </w:t>
      </w:r>
      <w:r>
        <w:rPr>
          <w:rFonts w:ascii="Arial" w:hAnsi="Arial" w:cs="Arial"/>
          <w:b w:val="0"/>
          <w:sz w:val="22"/>
          <w:szCs w:val="22"/>
          <w:lang w:val="en-GB"/>
        </w:rPr>
        <w:t>Quotation</w:t>
      </w:r>
      <w:r w:rsidRPr="004209A3" w:rsidR="00922DAB">
        <w:rPr>
          <w:rFonts w:ascii="Arial" w:hAnsi="Arial" w:cs="Arial"/>
          <w:b w:val="0"/>
          <w:sz w:val="22"/>
          <w:szCs w:val="22"/>
          <w:lang w:val="en-GB"/>
        </w:rPr>
        <w:t xml:space="preserve"> in this </w:t>
      </w:r>
      <w:r w:rsidR="00922DAB">
        <w:rPr>
          <w:rFonts w:ascii="Arial" w:hAnsi="Arial" w:cs="Arial"/>
          <w:b w:val="0"/>
          <w:sz w:val="22"/>
          <w:szCs w:val="22"/>
          <w:lang w:val="en-GB"/>
        </w:rPr>
        <w:t>RFQ</w:t>
      </w:r>
      <w:r w:rsidRPr="004209A3" w:rsidR="00922DAB">
        <w:rPr>
          <w:rFonts w:ascii="Arial" w:hAnsi="Arial" w:cs="Arial"/>
          <w:b w:val="0"/>
          <w:sz w:val="22"/>
          <w:szCs w:val="22"/>
          <w:lang w:val="en-GB"/>
        </w:rPr>
        <w:t xml:space="preserve"> process</w:t>
      </w:r>
      <w:r>
        <w:rPr>
          <w:rFonts w:ascii="Arial" w:hAnsi="Arial" w:cs="Arial"/>
          <w:b w:val="0"/>
          <w:sz w:val="22"/>
          <w:szCs w:val="22"/>
          <w:lang w:val="en-GB"/>
        </w:rPr>
        <w:t xml:space="preserve"> in my/our own name or other name or in different names.</w:t>
      </w:r>
      <w:r w:rsidRPr="004209A3" w:rsidR="00922DAB">
        <w:rPr>
          <w:rFonts w:ascii="Arial" w:hAnsi="Arial" w:cs="Arial"/>
          <w:b w:val="0"/>
          <w:sz w:val="22"/>
          <w:szCs w:val="22"/>
          <w:lang w:val="en-GB"/>
        </w:rPr>
        <w:t xml:space="preserve"> </w:t>
      </w:r>
      <w:r>
        <w:rPr>
          <w:rFonts w:ascii="Arial" w:hAnsi="Arial" w:cs="Arial"/>
          <w:b w:val="0"/>
          <w:sz w:val="22"/>
          <w:szCs w:val="22"/>
          <w:lang w:val="en-GB"/>
        </w:rPr>
        <w:t>I/</w:t>
      </w:r>
      <w:r w:rsidRPr="004209A3" w:rsidR="00922DAB">
        <w:rPr>
          <w:rFonts w:ascii="Arial" w:hAnsi="Arial" w:cs="Arial"/>
          <w:b w:val="0"/>
          <w:sz w:val="22"/>
          <w:szCs w:val="22"/>
          <w:lang w:val="en-GB"/>
        </w:rPr>
        <w:t xml:space="preserve">We understand that </w:t>
      </w:r>
      <w:r w:rsidR="006D2FAC">
        <w:rPr>
          <w:rFonts w:ascii="Arial" w:hAnsi="Arial" w:cs="Arial"/>
          <w:b w:val="0"/>
          <w:sz w:val="22"/>
          <w:szCs w:val="22"/>
          <w:lang w:val="en-GB"/>
        </w:rPr>
        <w:t xml:space="preserve">the Purchase Order issued by you </w:t>
      </w:r>
      <w:r w:rsidRPr="004209A3" w:rsidR="00922DAB">
        <w:rPr>
          <w:rFonts w:ascii="Arial" w:hAnsi="Arial" w:cs="Arial"/>
          <w:b w:val="0"/>
          <w:sz w:val="22"/>
          <w:szCs w:val="22"/>
          <w:lang w:val="en-GB"/>
        </w:rPr>
        <w:t xml:space="preserve">shall </w:t>
      </w:r>
      <w:r w:rsidR="006D2FAC">
        <w:rPr>
          <w:rFonts w:ascii="Arial" w:hAnsi="Arial" w:cs="Arial"/>
          <w:b w:val="0"/>
          <w:sz w:val="22"/>
          <w:szCs w:val="22"/>
          <w:lang w:val="en-GB"/>
        </w:rPr>
        <w:t xml:space="preserve">constitute the </w:t>
      </w:r>
      <w:r w:rsidR="00B162CA">
        <w:rPr>
          <w:rFonts w:ascii="Arial" w:hAnsi="Arial" w:cs="Arial"/>
          <w:b w:val="0"/>
          <w:sz w:val="22"/>
          <w:szCs w:val="22"/>
          <w:lang w:val="en-GB"/>
        </w:rPr>
        <w:t>Contract and</w:t>
      </w:r>
      <w:r w:rsidR="006D2FAC">
        <w:rPr>
          <w:rFonts w:ascii="Arial" w:hAnsi="Arial" w:cs="Arial"/>
          <w:b w:val="0"/>
          <w:sz w:val="22"/>
          <w:szCs w:val="22"/>
          <w:lang w:val="en-GB"/>
        </w:rPr>
        <w:t xml:space="preserve"> will be </w:t>
      </w:r>
      <w:r w:rsidRPr="004209A3" w:rsidR="00922DAB">
        <w:rPr>
          <w:rFonts w:ascii="Arial" w:hAnsi="Arial" w:cs="Arial"/>
          <w:b w:val="0"/>
          <w:sz w:val="22"/>
          <w:szCs w:val="22"/>
          <w:lang w:val="en-GB"/>
        </w:rPr>
        <w:t xml:space="preserve">binding </w:t>
      </w:r>
      <w:r>
        <w:rPr>
          <w:rFonts w:ascii="Arial" w:hAnsi="Arial" w:cs="Arial"/>
          <w:b w:val="0"/>
          <w:sz w:val="22"/>
          <w:szCs w:val="22"/>
          <w:lang w:val="en-GB"/>
        </w:rPr>
        <w:t xml:space="preserve">upon </w:t>
      </w:r>
      <w:r w:rsidR="006D2FAC">
        <w:rPr>
          <w:rFonts w:ascii="Arial" w:hAnsi="Arial" w:cs="Arial"/>
          <w:b w:val="0"/>
          <w:sz w:val="22"/>
          <w:szCs w:val="22"/>
          <w:lang w:val="en-GB"/>
        </w:rPr>
        <w:t>me/</w:t>
      </w:r>
      <w:r w:rsidRPr="004209A3" w:rsidR="00922DAB">
        <w:rPr>
          <w:rFonts w:ascii="Arial" w:hAnsi="Arial" w:cs="Arial"/>
          <w:b w:val="0"/>
          <w:sz w:val="22"/>
          <w:szCs w:val="22"/>
          <w:lang w:val="en-GB"/>
        </w:rPr>
        <w:t>us</w:t>
      </w:r>
      <w:r w:rsidR="006D2FAC">
        <w:rPr>
          <w:rFonts w:ascii="Arial" w:hAnsi="Arial" w:cs="Arial"/>
          <w:b w:val="0"/>
          <w:sz w:val="22"/>
          <w:szCs w:val="22"/>
          <w:lang w:val="en-GB"/>
        </w:rPr>
        <w:t>.</w:t>
      </w:r>
    </w:p>
    <w:p w:rsidR="006469C6" w:rsidP="00922DAB" w:rsidRDefault="006469C6" w14:paraId="41A6D374" w14:textId="77777777">
      <w:pPr>
        <w:pStyle w:val="BodyText2"/>
        <w:numPr>
          <w:ilvl w:val="12"/>
          <w:numId w:val="0"/>
        </w:numPr>
        <w:jc w:val="both"/>
        <w:rPr>
          <w:rFonts w:ascii="Arial" w:hAnsi="Arial" w:cs="Arial"/>
          <w:b w:val="0"/>
          <w:sz w:val="22"/>
          <w:szCs w:val="22"/>
          <w:lang w:val="en-GB"/>
        </w:rPr>
      </w:pPr>
    </w:p>
    <w:p w:rsidRPr="004E08F2" w:rsidR="00922DAB" w:rsidP="00922DAB" w:rsidRDefault="00061446" w14:paraId="380AED65" w14:textId="77777777">
      <w:pPr>
        <w:pStyle w:val="BodyText2"/>
        <w:numPr>
          <w:ilvl w:val="12"/>
          <w:numId w:val="0"/>
        </w:numPr>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RFQ Document issued by you on </w:t>
      </w:r>
      <w:r w:rsidRPr="00E93253">
        <w:rPr>
          <w:rFonts w:ascii="Arial" w:hAnsi="Arial" w:cs="Arial"/>
          <w:b w:val="0"/>
          <w:sz w:val="16"/>
          <w:szCs w:val="16"/>
          <w:lang w:val="en-GB"/>
        </w:rPr>
        <w:t>[</w:t>
      </w:r>
      <w:r w:rsidRPr="00E93253">
        <w:rPr>
          <w:rFonts w:ascii="Arial" w:hAnsi="Arial" w:cs="Arial"/>
          <w:sz w:val="16"/>
          <w:szCs w:val="16"/>
          <w:lang w:val="en-GB"/>
        </w:rPr>
        <w:t>insert</w:t>
      </w:r>
      <w:r w:rsidRPr="004E08F2">
        <w:rPr>
          <w:rFonts w:ascii="Arial" w:hAnsi="Arial" w:cs="Arial"/>
          <w:sz w:val="16"/>
          <w:szCs w:val="16"/>
          <w:lang w:val="en-GB"/>
        </w:rPr>
        <w:t xml:space="preserve"> date]</w:t>
      </w:r>
      <w:r w:rsidRPr="004E08F2" w:rsidR="00922DAB">
        <w:rPr>
          <w:rFonts w:ascii="Arial" w:hAnsi="Arial" w:cs="Arial"/>
          <w:sz w:val="16"/>
          <w:szCs w:val="16"/>
          <w:lang w:val="en-GB"/>
        </w:rPr>
        <w:t xml:space="preserve"> </w:t>
      </w:r>
    </w:p>
    <w:p w:rsidR="006469C6" w:rsidP="005A79D7" w:rsidRDefault="006469C6" w14:paraId="164216E2" w14:textId="77777777">
      <w:pPr>
        <w:jc w:val="both"/>
        <w:rPr>
          <w:rFonts w:ascii="Arial" w:hAnsi="Arial" w:cs="Arial"/>
          <w:sz w:val="22"/>
          <w:szCs w:val="22"/>
          <w:lang w:val="en-GB"/>
        </w:rPr>
      </w:pPr>
    </w:p>
    <w:p w:rsidR="004D4D34" w:rsidP="004D4D34" w:rsidRDefault="00061446" w14:paraId="40BF8AE8" w14:textId="76D85C91">
      <w:pPr>
        <w:jc w:val="both"/>
        <w:rPr>
          <w:rFonts w:ascii="Arial" w:hAnsi="Arial" w:cs="Arial"/>
          <w:sz w:val="22"/>
          <w:szCs w:val="22"/>
          <w:lang w:val="en-GB"/>
        </w:rPr>
      </w:pPr>
      <w:r w:rsidRPr="00061446">
        <w:rPr>
          <w:rFonts w:ascii="Arial" w:hAnsi="Arial" w:cs="Arial"/>
          <w:sz w:val="22"/>
          <w:szCs w:val="22"/>
          <w:lang w:val="en-GB"/>
        </w:rPr>
        <w:t>I/</w:t>
      </w:r>
      <w:r w:rsidRPr="00061446" w:rsidR="00922DAB">
        <w:rPr>
          <w:rFonts w:ascii="Arial" w:hAnsi="Arial" w:cs="Arial"/>
          <w:sz w:val="22"/>
          <w:szCs w:val="22"/>
          <w:lang w:val="en-GB"/>
        </w:rPr>
        <w:t>We understand that you</w:t>
      </w:r>
      <w:r w:rsidRPr="005A79D7" w:rsidR="00922DAB">
        <w:rPr>
          <w:rFonts w:ascii="Arial" w:hAnsi="Arial" w:cs="Arial"/>
          <w:sz w:val="22"/>
          <w:szCs w:val="22"/>
          <w:lang w:val="en-GB"/>
        </w:rPr>
        <w:t xml:space="preserve"> </w:t>
      </w:r>
      <w:r w:rsidRPr="0066351C">
        <w:rPr>
          <w:rFonts w:ascii="Arial" w:hAnsi="Arial" w:cs="Arial"/>
          <w:sz w:val="22"/>
          <w:szCs w:val="22"/>
          <w:lang w:val="en-GB"/>
        </w:rPr>
        <w:t>reserve the right to reject all the Quotations or annul the procurement 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F4391D">
        <w:rPr>
          <w:rFonts w:ascii="Arial" w:hAnsi="Arial" w:cs="Arial"/>
          <w:sz w:val="22"/>
          <w:szCs w:val="22"/>
          <w:lang w:val="en-GB"/>
        </w:rPr>
        <w:t>me/us.</w:t>
      </w:r>
    </w:p>
    <w:p w:rsidR="004D4D34" w:rsidP="004D4D34" w:rsidRDefault="004D4D34" w14:paraId="0F40CAE0" w14:textId="77777777">
      <w:pPr>
        <w:jc w:val="both"/>
        <w:rPr>
          <w:rFonts w:ascii="Arial" w:hAnsi="Arial" w:cs="Arial"/>
          <w:sz w:val="22"/>
          <w:szCs w:val="22"/>
          <w:lang w:val="en-GB"/>
        </w:rPr>
      </w:pPr>
    </w:p>
    <w:p w:rsidRPr="0066351C" w:rsidR="004D4D34" w:rsidP="004D4D34" w:rsidRDefault="004D4D34" w14:paraId="43B3B46A" w14:textId="77777777">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600"/>
      </w:tblGrid>
      <w:tr w:rsidRPr="004209A3" w:rsidR="004D4D34" w14:paraId="15AC8290" w14:textId="77777777">
        <w:tc>
          <w:tcPr>
            <w:tcW w:w="3600" w:type="dxa"/>
          </w:tcPr>
          <w:p w:rsidR="004D4D34" w:rsidP="001E3C7E" w:rsidRDefault="004D4D34" w14:paraId="601D1375" w14:textId="77777777">
            <w:pPr>
              <w:jc w:val="both"/>
              <w:rPr>
                <w:rFonts w:ascii="Arial" w:hAnsi="Arial" w:cs="Arial"/>
                <w:sz w:val="22"/>
                <w:szCs w:val="22"/>
                <w:lang w:val="en-GB"/>
              </w:rPr>
            </w:pPr>
          </w:p>
          <w:p w:rsidRPr="004209A3" w:rsidR="004D4D34" w:rsidP="001E3C7E" w:rsidRDefault="004D4D34" w14:paraId="56805E3F" w14:textId="77777777">
            <w:pPr>
              <w:jc w:val="both"/>
              <w:rPr>
                <w:rFonts w:ascii="Arial" w:hAnsi="Arial" w:cs="Arial"/>
                <w:sz w:val="22"/>
                <w:szCs w:val="22"/>
                <w:lang w:val="en-GB"/>
              </w:rPr>
            </w:pPr>
          </w:p>
        </w:tc>
      </w:tr>
      <w:tr w:rsidRPr="004209A3" w:rsidR="004D4D34" w14:paraId="6BAED2E3" w14:textId="77777777">
        <w:trPr>
          <w:cantSplit/>
        </w:trPr>
        <w:tc>
          <w:tcPr>
            <w:tcW w:w="3600" w:type="dxa"/>
            <w:vAlign w:val="center"/>
          </w:tcPr>
          <w:p w:rsidRPr="004209A3" w:rsidR="004D4D34" w:rsidP="004D4D34" w:rsidRDefault="004D4D34" w14:paraId="16198277" w14:textId="77777777">
            <w:pPr>
              <w:jc w:val="center"/>
              <w:rPr>
                <w:rFonts w:ascii="Arial" w:hAnsi="Arial" w:cs="Arial"/>
                <w:sz w:val="22"/>
                <w:szCs w:val="22"/>
                <w:lang w:val="en-GB"/>
              </w:rPr>
            </w:pPr>
            <w:r>
              <w:rPr>
                <w:rFonts w:ascii="Arial" w:hAnsi="Arial" w:cs="Arial"/>
                <w:sz w:val="22"/>
                <w:szCs w:val="22"/>
                <w:lang w:val="en-GB"/>
              </w:rPr>
              <w:t xml:space="preserve">Signature of </w:t>
            </w:r>
            <w:proofErr w:type="spellStart"/>
            <w:r>
              <w:rPr>
                <w:rFonts w:ascii="Arial" w:hAnsi="Arial" w:cs="Arial"/>
                <w:sz w:val="22"/>
                <w:szCs w:val="22"/>
                <w:lang w:val="en-GB"/>
              </w:rPr>
              <w:t>Quotationer</w:t>
            </w:r>
            <w:proofErr w:type="spellEnd"/>
            <w:r w:rsidR="000E51EE">
              <w:rPr>
                <w:rFonts w:ascii="Arial" w:hAnsi="Arial" w:cs="Arial"/>
                <w:sz w:val="22"/>
                <w:szCs w:val="22"/>
                <w:lang w:val="en-GB"/>
              </w:rPr>
              <w:t xml:space="preserve"> with Seal</w:t>
            </w:r>
          </w:p>
        </w:tc>
      </w:tr>
      <w:tr w:rsidRPr="004209A3" w:rsidR="004D4D34" w14:paraId="384CDCAD" w14:textId="77777777">
        <w:trPr>
          <w:cantSplit/>
          <w:trHeight w:val="60"/>
        </w:trPr>
        <w:tc>
          <w:tcPr>
            <w:tcW w:w="3600" w:type="dxa"/>
            <w:vAlign w:val="center"/>
          </w:tcPr>
          <w:p w:rsidRPr="004209A3" w:rsidR="004D4D34" w:rsidP="004D4D34" w:rsidRDefault="004D4D34" w14:paraId="2CDD4F7E" w14:textId="77777777">
            <w:pPr>
              <w:jc w:val="center"/>
              <w:rPr>
                <w:rFonts w:ascii="Arial" w:hAnsi="Arial" w:cs="Arial"/>
                <w:sz w:val="22"/>
                <w:szCs w:val="22"/>
                <w:lang w:val="en-GB"/>
              </w:rPr>
            </w:pPr>
            <w:r w:rsidRPr="004209A3">
              <w:rPr>
                <w:rFonts w:ascii="Arial" w:hAnsi="Arial" w:cs="Arial"/>
                <w:sz w:val="22"/>
                <w:szCs w:val="22"/>
                <w:lang w:val="en-GB"/>
              </w:rPr>
              <w:t>Date</w:t>
            </w:r>
            <w:r>
              <w:rPr>
                <w:rFonts w:ascii="Arial" w:hAnsi="Arial" w:cs="Arial"/>
                <w:sz w:val="22"/>
                <w:szCs w:val="22"/>
                <w:lang w:val="en-GB"/>
              </w:rPr>
              <w:t>:</w:t>
            </w:r>
          </w:p>
          <w:p w:rsidRPr="004209A3" w:rsidR="004D4D34" w:rsidP="004D4D34" w:rsidRDefault="004D4D34" w14:paraId="413F6685" w14:textId="77777777">
            <w:pPr>
              <w:jc w:val="center"/>
              <w:rPr>
                <w:rFonts w:ascii="Arial" w:hAnsi="Arial" w:cs="Arial"/>
                <w:sz w:val="22"/>
                <w:szCs w:val="22"/>
                <w:lang w:val="en-GB"/>
              </w:rPr>
            </w:pPr>
          </w:p>
        </w:tc>
      </w:tr>
    </w:tbl>
    <w:p w:rsidR="00C368E5" w:rsidP="00674311" w:rsidRDefault="00C368E5" w14:paraId="102F7F56" w14:textId="65641A10">
      <w:pPr>
        <w:rPr>
          <w:b/>
          <w:sz w:val="32"/>
          <w:szCs w:val="32"/>
          <w:u w:val="single"/>
          <w:lang w:val="en-GB"/>
        </w:rPr>
      </w:pPr>
      <w:bookmarkStart w:name="_Toc231874924" w:id="17"/>
      <w:bookmarkStart w:name="_Toc231897635" w:id="18"/>
    </w:p>
    <w:p w:rsidR="00B25F45" w:rsidP="00674311" w:rsidRDefault="00B25F45" w14:paraId="4C48CD86" w14:textId="77777777">
      <w:pPr>
        <w:rPr>
          <w:b/>
          <w:sz w:val="32"/>
          <w:szCs w:val="32"/>
          <w:u w:val="single"/>
          <w:lang w:val="en-GB"/>
        </w:rPr>
      </w:pPr>
    </w:p>
    <w:p w:rsidR="00111CF8" w:rsidP="00111CF8" w:rsidRDefault="00111CF8" w14:paraId="0934AEC8" w14:textId="77777777">
      <w:pPr>
        <w:jc w:val="center"/>
        <w:rPr>
          <w:b/>
          <w:sz w:val="32"/>
          <w:szCs w:val="32"/>
          <w:u w:val="single"/>
          <w:lang w:val="en-GB"/>
        </w:rPr>
      </w:pPr>
      <w:r w:rsidRPr="0041658C">
        <w:rPr>
          <w:b/>
          <w:sz w:val="32"/>
          <w:szCs w:val="32"/>
          <w:u w:val="single"/>
          <w:lang w:val="en-GB"/>
        </w:rPr>
        <w:lastRenderedPageBreak/>
        <w:t xml:space="preserve">Price Schedule for Goods and </w:t>
      </w:r>
      <w:r w:rsidRPr="0041658C" w:rsidR="0039557C">
        <w:rPr>
          <w:b/>
          <w:sz w:val="32"/>
          <w:szCs w:val="32"/>
          <w:u w:val="single"/>
          <w:lang w:val="en-GB"/>
        </w:rPr>
        <w:t>R</w:t>
      </w:r>
      <w:r w:rsidRPr="0041658C">
        <w:rPr>
          <w:b/>
          <w:sz w:val="32"/>
          <w:szCs w:val="32"/>
          <w:u w:val="single"/>
          <w:lang w:val="en-GB"/>
        </w:rPr>
        <w:t xml:space="preserve">elated </w:t>
      </w:r>
      <w:r w:rsidRPr="0041658C" w:rsidR="0039557C">
        <w:rPr>
          <w:b/>
          <w:sz w:val="32"/>
          <w:szCs w:val="32"/>
          <w:u w:val="single"/>
          <w:lang w:val="en-GB"/>
        </w:rPr>
        <w:t>S</w:t>
      </w:r>
      <w:r w:rsidRPr="0041658C">
        <w:rPr>
          <w:b/>
          <w:sz w:val="32"/>
          <w:szCs w:val="32"/>
          <w:u w:val="single"/>
          <w:lang w:val="en-GB"/>
        </w:rPr>
        <w:t>ervices</w:t>
      </w:r>
    </w:p>
    <w:p w:rsidRPr="0041658C" w:rsidR="00022F3A" w:rsidP="00111CF8" w:rsidRDefault="00022F3A" w14:paraId="4521EC66" w14:textId="77777777">
      <w:pPr>
        <w:jc w:val="center"/>
        <w:rPr>
          <w:b/>
          <w:sz w:val="32"/>
          <w:szCs w:val="32"/>
          <w:u w:val="single"/>
          <w:lang w:val="en-GB"/>
        </w:rPr>
      </w:pPr>
    </w:p>
    <w:p w:rsidR="0039557C" w:rsidP="00111CF8" w:rsidRDefault="0039557C" w14:paraId="4176D24E" w14:textId="69F0F90E">
      <w:pPr>
        <w:jc w:val="center"/>
        <w:rPr>
          <w:b/>
          <w:lang w:val="en-GB"/>
        </w:rPr>
      </w:pPr>
      <w:r w:rsidRPr="000F55D1">
        <w:rPr>
          <w:b/>
          <w:highlight w:val="lightGray"/>
          <w:lang w:val="en-GB"/>
        </w:rPr>
        <w:t xml:space="preserve">RFQ NO._____________    </w:t>
      </w:r>
      <w:r w:rsidRPr="000F55D1" w:rsidR="0041658C">
        <w:rPr>
          <w:b/>
          <w:highlight w:val="lightGray"/>
          <w:lang w:val="en-GB"/>
        </w:rPr>
        <w:t xml:space="preserve">                     </w:t>
      </w:r>
      <w:r w:rsidRPr="000F55D1" w:rsidR="00F55E3D">
        <w:rPr>
          <w:b/>
          <w:highlight w:val="lightGray"/>
          <w:lang w:val="en-GB"/>
        </w:rPr>
        <w:t xml:space="preserve">      </w:t>
      </w:r>
      <w:r w:rsidRPr="000F55D1" w:rsidR="0041658C">
        <w:rPr>
          <w:b/>
          <w:highlight w:val="lightGray"/>
          <w:lang w:val="en-GB"/>
        </w:rPr>
        <w:t xml:space="preserve">                     </w:t>
      </w:r>
      <w:r w:rsidRPr="000F55D1">
        <w:rPr>
          <w:b/>
          <w:highlight w:val="lightGray"/>
          <w:lang w:val="en-GB"/>
        </w:rPr>
        <w:t xml:space="preserve">         Date: dd/mm/</w:t>
      </w:r>
      <w:proofErr w:type="spellStart"/>
      <w:r w:rsidRPr="000F55D1">
        <w:rPr>
          <w:b/>
          <w:highlight w:val="lightGray"/>
          <w:lang w:val="en-GB"/>
        </w:rPr>
        <w:t>yy</w:t>
      </w:r>
      <w:proofErr w:type="spellEnd"/>
    </w:p>
    <w:p w:rsidR="00956950" w:rsidP="00111CF8" w:rsidRDefault="00956950" w14:paraId="5C8F78B5" w14:textId="77777777">
      <w:pPr>
        <w:jc w:val="center"/>
        <w:rPr>
          <w:b/>
          <w:lang w:val="en-GB"/>
        </w:rPr>
      </w:pPr>
    </w:p>
    <w:tbl>
      <w:tblPr>
        <w:tblStyle w:val="TableGrid"/>
        <w:tblW w:w="10411" w:type="dxa"/>
        <w:tblLook w:val="04A0" w:firstRow="1" w:lastRow="0" w:firstColumn="1" w:lastColumn="0" w:noHBand="0" w:noVBand="1"/>
      </w:tblPr>
      <w:tblGrid>
        <w:gridCol w:w="628"/>
        <w:gridCol w:w="2137"/>
        <w:gridCol w:w="1825"/>
        <w:gridCol w:w="1165"/>
        <w:gridCol w:w="1080"/>
        <w:gridCol w:w="2058"/>
        <w:gridCol w:w="1518"/>
      </w:tblGrid>
      <w:tr w:rsidRPr="001B697C" w:rsidR="00956950" w:rsidTr="00A2094E" w14:paraId="56A92189" w14:textId="77777777">
        <w:trPr>
          <w:trHeight w:val="1116"/>
        </w:trPr>
        <w:tc>
          <w:tcPr>
            <w:tcW w:w="628" w:type="dxa"/>
            <w:shd w:val="clear" w:color="auto" w:fill="BFBFBF" w:themeFill="background1" w:themeFillShade="BF"/>
          </w:tcPr>
          <w:p w:rsidRPr="001B697C" w:rsidR="00956950" w:rsidP="00A2094E" w:rsidRDefault="00956950" w14:paraId="1DF9C44F" w14:textId="77777777">
            <w:pPr>
              <w:pStyle w:val="Heading1"/>
              <w:rPr>
                <w:rFonts w:ascii="Times New Roman" w:hAnsi="Times New Roman"/>
                <w:spacing w:val="-3"/>
                <w:sz w:val="24"/>
                <w:szCs w:val="24"/>
              </w:rPr>
            </w:pPr>
            <w:r w:rsidRPr="001B697C">
              <w:rPr>
                <w:rFonts w:ascii="Times New Roman" w:hAnsi="Times New Roman"/>
                <w:spacing w:val="-3"/>
                <w:sz w:val="24"/>
                <w:szCs w:val="24"/>
              </w:rPr>
              <w:t>SL</w:t>
            </w:r>
          </w:p>
          <w:p w:rsidRPr="001B697C" w:rsidR="00956950" w:rsidP="00A2094E" w:rsidRDefault="00956950" w14:paraId="11ECDDCC" w14:textId="77777777">
            <w:pPr>
              <w:pStyle w:val="Heading1"/>
              <w:rPr>
                <w:rFonts w:ascii="Times New Roman" w:hAnsi="Times New Roman"/>
                <w:spacing w:val="-3"/>
                <w:sz w:val="24"/>
                <w:szCs w:val="24"/>
              </w:rPr>
            </w:pPr>
            <w:r w:rsidRPr="001B697C">
              <w:rPr>
                <w:rFonts w:ascii="Times New Roman" w:hAnsi="Times New Roman"/>
                <w:spacing w:val="-3"/>
                <w:sz w:val="24"/>
                <w:szCs w:val="24"/>
              </w:rPr>
              <w:t>No.</w:t>
            </w:r>
          </w:p>
        </w:tc>
        <w:tc>
          <w:tcPr>
            <w:tcW w:w="2137" w:type="dxa"/>
            <w:shd w:val="clear" w:color="auto" w:fill="BFBFBF" w:themeFill="background1" w:themeFillShade="BF"/>
          </w:tcPr>
          <w:p w:rsidRPr="001B697C" w:rsidR="00956950" w:rsidP="00A2094E" w:rsidRDefault="00956950" w14:paraId="47059F72" w14:textId="77777777">
            <w:pPr>
              <w:pStyle w:val="Heading1"/>
              <w:rPr>
                <w:rFonts w:ascii="Times New Roman" w:hAnsi="Times New Roman"/>
                <w:spacing w:val="-3"/>
                <w:sz w:val="24"/>
                <w:szCs w:val="24"/>
              </w:rPr>
            </w:pPr>
            <w:r w:rsidRPr="001B697C">
              <w:rPr>
                <w:rFonts w:ascii="Times New Roman" w:hAnsi="Times New Roman"/>
                <w:spacing w:val="-3"/>
                <w:sz w:val="24"/>
                <w:szCs w:val="24"/>
              </w:rPr>
              <w:t>Description of Calendar</w:t>
            </w:r>
          </w:p>
        </w:tc>
        <w:tc>
          <w:tcPr>
            <w:tcW w:w="1825" w:type="dxa"/>
            <w:shd w:val="clear" w:color="auto" w:fill="BFBFBF" w:themeFill="background1" w:themeFillShade="BF"/>
          </w:tcPr>
          <w:p w:rsidRPr="001B697C" w:rsidR="00956950" w:rsidP="00A2094E" w:rsidRDefault="00956950" w14:paraId="3DC2A511" w14:textId="77777777">
            <w:pPr>
              <w:pStyle w:val="Heading1"/>
              <w:rPr>
                <w:rFonts w:ascii="Times New Roman" w:hAnsi="Times New Roman"/>
                <w:spacing w:val="-3"/>
                <w:sz w:val="24"/>
                <w:szCs w:val="24"/>
              </w:rPr>
            </w:pPr>
            <w:r w:rsidRPr="001B697C">
              <w:rPr>
                <w:rFonts w:ascii="Times New Roman" w:hAnsi="Times New Roman"/>
                <w:spacing w:val="-3"/>
                <w:sz w:val="24"/>
                <w:szCs w:val="24"/>
              </w:rPr>
              <w:t>Unit of Measurement</w:t>
            </w:r>
          </w:p>
        </w:tc>
        <w:tc>
          <w:tcPr>
            <w:tcW w:w="1165" w:type="dxa"/>
            <w:shd w:val="clear" w:color="auto" w:fill="BFBFBF" w:themeFill="background1" w:themeFillShade="BF"/>
          </w:tcPr>
          <w:p w:rsidRPr="001B697C" w:rsidR="00956950" w:rsidP="00A2094E" w:rsidRDefault="00956950" w14:paraId="6F43500B" w14:textId="77777777">
            <w:pPr>
              <w:pStyle w:val="Heading1"/>
              <w:rPr>
                <w:rFonts w:ascii="Times New Roman" w:hAnsi="Times New Roman"/>
                <w:spacing w:val="-3"/>
                <w:sz w:val="24"/>
                <w:szCs w:val="24"/>
              </w:rPr>
            </w:pPr>
            <w:r w:rsidRPr="001B697C">
              <w:rPr>
                <w:rFonts w:ascii="Times New Roman" w:hAnsi="Times New Roman"/>
                <w:spacing w:val="-3"/>
                <w:sz w:val="24"/>
                <w:szCs w:val="24"/>
              </w:rPr>
              <w:t>Quantity</w:t>
            </w:r>
          </w:p>
        </w:tc>
        <w:tc>
          <w:tcPr>
            <w:tcW w:w="1080" w:type="dxa"/>
            <w:shd w:val="clear" w:color="auto" w:fill="BFBFBF" w:themeFill="background1" w:themeFillShade="BF"/>
          </w:tcPr>
          <w:p w:rsidRPr="001B697C" w:rsidR="00956950" w:rsidP="00A2094E" w:rsidRDefault="00956950" w14:paraId="0462B228" w14:textId="77777777">
            <w:pPr>
              <w:pStyle w:val="Heading1"/>
              <w:rPr>
                <w:rFonts w:ascii="Times New Roman" w:hAnsi="Times New Roman"/>
                <w:spacing w:val="-3"/>
                <w:sz w:val="24"/>
                <w:szCs w:val="24"/>
              </w:rPr>
            </w:pPr>
            <w:r w:rsidRPr="001B697C">
              <w:rPr>
                <w:rFonts w:ascii="Times New Roman" w:hAnsi="Times New Roman"/>
                <w:spacing w:val="-3"/>
                <w:sz w:val="24"/>
                <w:szCs w:val="24"/>
              </w:rPr>
              <w:t>Unit Rate or Price</w:t>
            </w:r>
          </w:p>
        </w:tc>
        <w:tc>
          <w:tcPr>
            <w:tcW w:w="2058" w:type="dxa"/>
            <w:shd w:val="clear" w:color="auto" w:fill="BFBFBF" w:themeFill="background1" w:themeFillShade="BF"/>
          </w:tcPr>
          <w:p w:rsidRPr="001B697C" w:rsidR="00956950" w:rsidP="00A2094E" w:rsidRDefault="00956950" w14:paraId="59595B42" w14:textId="77777777">
            <w:pPr>
              <w:pStyle w:val="Heading1"/>
              <w:rPr>
                <w:rFonts w:ascii="Times New Roman" w:hAnsi="Times New Roman"/>
                <w:spacing w:val="-3"/>
                <w:sz w:val="24"/>
                <w:szCs w:val="24"/>
              </w:rPr>
            </w:pPr>
            <w:r w:rsidRPr="001B697C">
              <w:rPr>
                <w:rFonts w:ascii="Times New Roman" w:hAnsi="Times New Roman"/>
                <w:spacing w:val="-3"/>
                <w:sz w:val="24"/>
                <w:szCs w:val="24"/>
              </w:rPr>
              <w:t>Total Amount</w:t>
            </w:r>
          </w:p>
        </w:tc>
        <w:tc>
          <w:tcPr>
            <w:tcW w:w="1518" w:type="dxa"/>
            <w:shd w:val="clear" w:color="auto" w:fill="BFBFBF" w:themeFill="background1" w:themeFillShade="BF"/>
          </w:tcPr>
          <w:p w:rsidRPr="001B697C" w:rsidR="00956950" w:rsidP="00A2094E" w:rsidRDefault="00956950" w14:paraId="540ECBB1" w14:textId="77777777">
            <w:pPr>
              <w:pStyle w:val="Heading1"/>
              <w:rPr>
                <w:rFonts w:ascii="Times New Roman" w:hAnsi="Times New Roman"/>
                <w:spacing w:val="-3"/>
                <w:sz w:val="24"/>
                <w:szCs w:val="24"/>
              </w:rPr>
            </w:pPr>
            <w:r w:rsidRPr="001B697C">
              <w:rPr>
                <w:rFonts w:ascii="Times New Roman" w:hAnsi="Times New Roman"/>
                <w:spacing w:val="-3"/>
                <w:sz w:val="24"/>
                <w:szCs w:val="24"/>
              </w:rPr>
              <w:t>Destination for Delivery of Calendar</w:t>
            </w:r>
          </w:p>
        </w:tc>
      </w:tr>
      <w:tr w:rsidRPr="001B697C" w:rsidR="00956950" w:rsidTr="00A2094E" w14:paraId="5F1AC3CC" w14:textId="77777777">
        <w:trPr>
          <w:trHeight w:val="275"/>
        </w:trPr>
        <w:tc>
          <w:tcPr>
            <w:tcW w:w="628" w:type="dxa"/>
          </w:tcPr>
          <w:p w:rsidRPr="006212B8" w:rsidR="00956950" w:rsidP="00A2094E" w:rsidRDefault="00956950" w14:paraId="3178759D" w14:textId="7777777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1</w:t>
            </w:r>
          </w:p>
        </w:tc>
        <w:tc>
          <w:tcPr>
            <w:tcW w:w="2137" w:type="dxa"/>
          </w:tcPr>
          <w:p w:rsidRPr="004A115F" w:rsidR="00956950" w:rsidP="00A2094E" w:rsidRDefault="004A115F" w14:paraId="7544D0A3" w14:textId="0B9E93BB">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 xml:space="preserve">Firewall </w:t>
            </w:r>
            <w:r w:rsidRPr="004A115F">
              <w:rPr>
                <w:rFonts w:ascii="Times New Roman" w:hAnsi="Times New Roman"/>
                <w:b w:val="0"/>
                <w:bCs w:val="0"/>
                <w:spacing w:val="-3"/>
                <w:sz w:val="24"/>
                <w:szCs w:val="24"/>
              </w:rPr>
              <w:t xml:space="preserve">- </w:t>
            </w:r>
            <w:r w:rsidRPr="004A115F">
              <w:rPr>
                <w:rFonts w:ascii="Times New Roman" w:hAnsi="Times New Roman"/>
                <w:color w:val="000000"/>
                <w:sz w:val="27"/>
                <w:szCs w:val="27"/>
              </w:rPr>
              <w:t>Fo</w:t>
            </w:r>
            <w:r w:rsidR="001B37B0">
              <w:rPr>
                <w:rFonts w:ascii="Times New Roman" w:hAnsi="Times New Roman"/>
                <w:color w:val="000000"/>
                <w:sz w:val="27"/>
                <w:szCs w:val="27"/>
              </w:rPr>
              <w:t>r</w:t>
            </w:r>
            <w:r w:rsidRPr="004A115F">
              <w:rPr>
                <w:rFonts w:ascii="Times New Roman" w:hAnsi="Times New Roman"/>
                <w:color w:val="000000"/>
                <w:sz w:val="27"/>
                <w:szCs w:val="27"/>
              </w:rPr>
              <w:t>tinet</w:t>
            </w:r>
          </w:p>
        </w:tc>
        <w:tc>
          <w:tcPr>
            <w:tcW w:w="1825" w:type="dxa"/>
          </w:tcPr>
          <w:p w:rsidRPr="006212B8" w:rsidR="00956950" w:rsidP="00A2094E" w:rsidRDefault="00956950" w14:paraId="6C04FDCA" w14:textId="7777777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 xml:space="preserve">Piece </w:t>
            </w:r>
          </w:p>
        </w:tc>
        <w:tc>
          <w:tcPr>
            <w:tcW w:w="1165" w:type="dxa"/>
          </w:tcPr>
          <w:p w:rsidRPr="006212B8" w:rsidR="00956950" w:rsidP="00A2094E" w:rsidRDefault="004A115F" w14:paraId="168922E6" w14:textId="737FC400">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1</w:t>
            </w:r>
          </w:p>
        </w:tc>
        <w:tc>
          <w:tcPr>
            <w:tcW w:w="1080" w:type="dxa"/>
          </w:tcPr>
          <w:p w:rsidRPr="001B697C" w:rsidR="00956950" w:rsidP="00A2094E" w:rsidRDefault="00956950" w14:paraId="260C966A" w14:textId="77777777">
            <w:pPr>
              <w:pStyle w:val="Heading1"/>
              <w:jc w:val="left"/>
              <w:rPr>
                <w:rFonts w:ascii="Times New Roman" w:hAnsi="Times New Roman"/>
                <w:spacing w:val="-3"/>
                <w:sz w:val="24"/>
                <w:szCs w:val="24"/>
              </w:rPr>
            </w:pPr>
          </w:p>
        </w:tc>
        <w:tc>
          <w:tcPr>
            <w:tcW w:w="2058" w:type="dxa"/>
          </w:tcPr>
          <w:p w:rsidRPr="001B697C" w:rsidR="00956950" w:rsidP="00A2094E" w:rsidRDefault="00956950" w14:paraId="4BF33793" w14:textId="77777777">
            <w:pPr>
              <w:pStyle w:val="Heading1"/>
              <w:jc w:val="left"/>
              <w:rPr>
                <w:rFonts w:ascii="Times New Roman" w:hAnsi="Times New Roman"/>
                <w:spacing w:val="-3"/>
                <w:sz w:val="24"/>
                <w:szCs w:val="24"/>
              </w:rPr>
            </w:pPr>
          </w:p>
        </w:tc>
        <w:tc>
          <w:tcPr>
            <w:tcW w:w="1518" w:type="dxa"/>
            <w:vMerge w:val="restart"/>
          </w:tcPr>
          <w:p w:rsidRPr="001B697C" w:rsidR="00956950" w:rsidP="00A2094E" w:rsidRDefault="00956950" w14:paraId="4CA7DECA" w14:textId="77777777">
            <w:pPr>
              <w:pStyle w:val="Heading1"/>
              <w:jc w:val="left"/>
              <w:rPr>
                <w:rFonts w:ascii="Times New Roman" w:hAnsi="Times New Roman"/>
                <w:spacing w:val="-3"/>
                <w:sz w:val="24"/>
                <w:szCs w:val="24"/>
              </w:rPr>
            </w:pPr>
            <w:r>
              <w:rPr>
                <w:rFonts w:ascii="Times New Roman" w:hAnsi="Times New Roman"/>
                <w:spacing w:val="-3"/>
                <w:sz w:val="24"/>
                <w:szCs w:val="24"/>
              </w:rPr>
              <w:t xml:space="preserve">BIFFL, Level-3, </w:t>
            </w:r>
            <w:proofErr w:type="spellStart"/>
            <w:r>
              <w:rPr>
                <w:rFonts w:ascii="Times New Roman" w:hAnsi="Times New Roman"/>
                <w:spacing w:val="-3"/>
                <w:sz w:val="24"/>
                <w:szCs w:val="24"/>
              </w:rPr>
              <w:t>Borak</w:t>
            </w:r>
            <w:proofErr w:type="spellEnd"/>
            <w:r>
              <w:rPr>
                <w:rFonts w:ascii="Times New Roman" w:hAnsi="Times New Roman"/>
                <w:spacing w:val="-3"/>
                <w:sz w:val="24"/>
                <w:szCs w:val="24"/>
              </w:rPr>
              <w:t xml:space="preserve"> Unique Heights </w:t>
            </w:r>
          </w:p>
        </w:tc>
      </w:tr>
      <w:tr w:rsidRPr="001B697C" w:rsidR="00956950" w:rsidTr="00A2094E" w14:paraId="7D34D72F" w14:textId="77777777">
        <w:trPr>
          <w:trHeight w:val="275"/>
        </w:trPr>
        <w:tc>
          <w:tcPr>
            <w:tcW w:w="628" w:type="dxa"/>
          </w:tcPr>
          <w:p w:rsidRPr="006212B8" w:rsidR="00956950" w:rsidP="00A2094E" w:rsidRDefault="00956950" w14:paraId="20D64FD7" w14:textId="0AC64720">
            <w:pPr>
              <w:pStyle w:val="Heading1"/>
              <w:jc w:val="left"/>
              <w:rPr>
                <w:rFonts w:ascii="Times New Roman" w:hAnsi="Times New Roman"/>
                <w:b w:val="0"/>
                <w:bCs w:val="0"/>
                <w:spacing w:val="-3"/>
                <w:sz w:val="24"/>
                <w:szCs w:val="24"/>
              </w:rPr>
            </w:pPr>
          </w:p>
        </w:tc>
        <w:tc>
          <w:tcPr>
            <w:tcW w:w="2137" w:type="dxa"/>
          </w:tcPr>
          <w:p w:rsidRPr="006212B8" w:rsidR="00956950" w:rsidP="00A2094E" w:rsidRDefault="00956950" w14:paraId="58C19FB4" w14:textId="7BDA8FA9">
            <w:pPr>
              <w:pStyle w:val="Heading1"/>
              <w:jc w:val="left"/>
              <w:rPr>
                <w:rFonts w:ascii="Times New Roman" w:hAnsi="Times New Roman"/>
                <w:b w:val="0"/>
                <w:bCs w:val="0"/>
                <w:spacing w:val="-3"/>
                <w:sz w:val="24"/>
                <w:szCs w:val="24"/>
              </w:rPr>
            </w:pPr>
          </w:p>
        </w:tc>
        <w:tc>
          <w:tcPr>
            <w:tcW w:w="1825" w:type="dxa"/>
          </w:tcPr>
          <w:p w:rsidRPr="006212B8" w:rsidR="00956950" w:rsidP="00A2094E" w:rsidRDefault="00956950" w14:paraId="1718A9DD" w14:textId="4782FC7A">
            <w:pPr>
              <w:pStyle w:val="Heading1"/>
              <w:jc w:val="left"/>
              <w:rPr>
                <w:rFonts w:ascii="Times New Roman" w:hAnsi="Times New Roman"/>
                <w:b w:val="0"/>
                <w:bCs w:val="0"/>
                <w:spacing w:val="-3"/>
                <w:sz w:val="24"/>
                <w:szCs w:val="24"/>
              </w:rPr>
            </w:pPr>
          </w:p>
        </w:tc>
        <w:tc>
          <w:tcPr>
            <w:tcW w:w="1165" w:type="dxa"/>
          </w:tcPr>
          <w:p w:rsidRPr="006212B8" w:rsidR="00956950" w:rsidP="00A2094E" w:rsidRDefault="00956950" w14:paraId="28394539" w14:textId="29ECB74B">
            <w:pPr>
              <w:pStyle w:val="Heading1"/>
              <w:jc w:val="left"/>
              <w:rPr>
                <w:rFonts w:ascii="Times New Roman" w:hAnsi="Times New Roman"/>
                <w:b w:val="0"/>
                <w:bCs w:val="0"/>
                <w:spacing w:val="-3"/>
                <w:sz w:val="24"/>
                <w:szCs w:val="24"/>
              </w:rPr>
            </w:pPr>
          </w:p>
        </w:tc>
        <w:tc>
          <w:tcPr>
            <w:tcW w:w="1080" w:type="dxa"/>
          </w:tcPr>
          <w:p w:rsidRPr="001B697C" w:rsidR="00956950" w:rsidP="00A2094E" w:rsidRDefault="00956950" w14:paraId="38216F8D" w14:textId="77777777">
            <w:pPr>
              <w:pStyle w:val="Heading1"/>
              <w:jc w:val="left"/>
              <w:rPr>
                <w:rFonts w:ascii="Times New Roman" w:hAnsi="Times New Roman"/>
                <w:spacing w:val="-3"/>
                <w:sz w:val="24"/>
                <w:szCs w:val="24"/>
              </w:rPr>
            </w:pPr>
          </w:p>
        </w:tc>
        <w:tc>
          <w:tcPr>
            <w:tcW w:w="2058" w:type="dxa"/>
          </w:tcPr>
          <w:p w:rsidRPr="001B697C" w:rsidR="00956950" w:rsidP="00A2094E" w:rsidRDefault="00956950" w14:paraId="75C157E0" w14:textId="77777777">
            <w:pPr>
              <w:pStyle w:val="Heading1"/>
              <w:jc w:val="left"/>
              <w:rPr>
                <w:rFonts w:ascii="Times New Roman" w:hAnsi="Times New Roman"/>
                <w:spacing w:val="-3"/>
                <w:sz w:val="24"/>
                <w:szCs w:val="24"/>
              </w:rPr>
            </w:pPr>
          </w:p>
        </w:tc>
        <w:tc>
          <w:tcPr>
            <w:tcW w:w="1518" w:type="dxa"/>
            <w:vMerge/>
          </w:tcPr>
          <w:p w:rsidRPr="001B697C" w:rsidR="00956950" w:rsidP="00A2094E" w:rsidRDefault="00956950" w14:paraId="15551C8C" w14:textId="77777777">
            <w:pPr>
              <w:pStyle w:val="Heading1"/>
              <w:jc w:val="left"/>
              <w:rPr>
                <w:rFonts w:ascii="Times New Roman" w:hAnsi="Times New Roman"/>
                <w:spacing w:val="-3"/>
                <w:sz w:val="24"/>
                <w:szCs w:val="24"/>
              </w:rPr>
            </w:pPr>
          </w:p>
        </w:tc>
      </w:tr>
      <w:tr w:rsidRPr="001B697C" w:rsidR="00956950" w:rsidTr="00A2094E" w14:paraId="1FF5045D" w14:textId="77777777">
        <w:trPr>
          <w:trHeight w:val="275"/>
        </w:trPr>
        <w:tc>
          <w:tcPr>
            <w:tcW w:w="5755" w:type="dxa"/>
            <w:gridSpan w:val="4"/>
            <w:vMerge w:val="restart"/>
          </w:tcPr>
          <w:p w:rsidRPr="006212B8" w:rsidR="00956950" w:rsidP="00A2094E" w:rsidRDefault="00956950" w14:paraId="6F302C58" w14:textId="77777777">
            <w:pPr>
              <w:pStyle w:val="Heading1"/>
              <w:jc w:val="both"/>
              <w:rPr>
                <w:rFonts w:ascii="Times New Roman" w:hAnsi="Times New Roman"/>
                <w:spacing w:val="-3"/>
                <w:sz w:val="24"/>
                <w:szCs w:val="24"/>
              </w:rPr>
            </w:pPr>
            <w:r w:rsidRPr="006212B8">
              <w:rPr>
                <w:rFonts w:ascii="Times New Roman" w:hAnsi="Times New Roman"/>
                <w:spacing w:val="-3"/>
                <w:sz w:val="24"/>
                <w:szCs w:val="24"/>
              </w:rPr>
              <w:t>Total Amount for Supply of Goods and related services</w:t>
            </w:r>
          </w:p>
          <w:p w:rsidRPr="001B697C" w:rsidR="00956950" w:rsidP="00A2094E" w:rsidRDefault="00956950" w14:paraId="262218FE" w14:textId="77777777">
            <w:pPr>
              <w:pStyle w:val="Heading1"/>
              <w:jc w:val="both"/>
              <w:rPr>
                <w:rFonts w:ascii="Times New Roman" w:hAnsi="Times New Roman"/>
                <w:spacing w:val="-3"/>
                <w:sz w:val="24"/>
                <w:szCs w:val="24"/>
              </w:rPr>
            </w:pPr>
            <w:r w:rsidRPr="006212B8">
              <w:rPr>
                <w:rFonts w:ascii="Times New Roman" w:hAnsi="Times New Roman"/>
                <w:spacing w:val="-3"/>
                <w:sz w:val="24"/>
                <w:szCs w:val="24"/>
              </w:rPr>
              <w:t xml:space="preserve">(inclusive of VAT and all applicable taxes; see Note </w:t>
            </w:r>
            <w:r>
              <w:rPr>
                <w:rFonts w:ascii="Times New Roman" w:hAnsi="Times New Roman"/>
                <w:spacing w:val="-3"/>
                <w:sz w:val="24"/>
                <w:szCs w:val="24"/>
              </w:rPr>
              <w:t>1 below</w:t>
            </w:r>
            <w:r w:rsidRPr="006212B8">
              <w:rPr>
                <w:rFonts w:ascii="Times New Roman" w:hAnsi="Times New Roman"/>
                <w:spacing w:val="-3"/>
                <w:sz w:val="24"/>
                <w:szCs w:val="24"/>
              </w:rPr>
              <w:t>)</w:t>
            </w:r>
          </w:p>
        </w:tc>
        <w:tc>
          <w:tcPr>
            <w:tcW w:w="1080" w:type="dxa"/>
          </w:tcPr>
          <w:p w:rsidRPr="001B697C" w:rsidR="00956950" w:rsidP="00A2094E" w:rsidRDefault="00956950" w14:paraId="052586D8" w14:textId="7777777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 xml:space="preserve">In Figure </w:t>
            </w:r>
          </w:p>
        </w:tc>
        <w:tc>
          <w:tcPr>
            <w:tcW w:w="2058" w:type="dxa"/>
          </w:tcPr>
          <w:p w:rsidRPr="001B697C" w:rsidR="00956950" w:rsidP="00A2094E" w:rsidRDefault="00956950" w14:paraId="0BB2B349" w14:textId="77777777">
            <w:pPr>
              <w:pStyle w:val="Heading1"/>
              <w:jc w:val="left"/>
              <w:rPr>
                <w:rFonts w:ascii="Times New Roman" w:hAnsi="Times New Roman"/>
                <w:spacing w:val="-3"/>
                <w:sz w:val="24"/>
                <w:szCs w:val="24"/>
              </w:rPr>
            </w:pPr>
          </w:p>
        </w:tc>
        <w:tc>
          <w:tcPr>
            <w:tcW w:w="1518" w:type="dxa"/>
            <w:vMerge/>
          </w:tcPr>
          <w:p w:rsidRPr="001B697C" w:rsidR="00956950" w:rsidP="00A2094E" w:rsidRDefault="00956950" w14:paraId="6194AE71" w14:textId="77777777">
            <w:pPr>
              <w:pStyle w:val="Heading1"/>
              <w:jc w:val="left"/>
              <w:rPr>
                <w:rFonts w:ascii="Times New Roman" w:hAnsi="Times New Roman"/>
                <w:spacing w:val="-3"/>
                <w:sz w:val="24"/>
                <w:szCs w:val="24"/>
              </w:rPr>
            </w:pPr>
          </w:p>
        </w:tc>
      </w:tr>
      <w:tr w:rsidRPr="001B697C" w:rsidR="00956950" w:rsidTr="00A2094E" w14:paraId="267C7241" w14:textId="77777777">
        <w:trPr>
          <w:trHeight w:val="290"/>
        </w:trPr>
        <w:tc>
          <w:tcPr>
            <w:tcW w:w="5755" w:type="dxa"/>
            <w:gridSpan w:val="4"/>
            <w:vMerge/>
          </w:tcPr>
          <w:p w:rsidRPr="001B697C" w:rsidR="00956950" w:rsidP="00A2094E" w:rsidRDefault="00956950" w14:paraId="15B51910" w14:textId="77777777">
            <w:pPr>
              <w:pStyle w:val="Heading1"/>
              <w:jc w:val="left"/>
              <w:rPr>
                <w:rFonts w:ascii="Times New Roman" w:hAnsi="Times New Roman"/>
                <w:spacing w:val="-3"/>
                <w:sz w:val="24"/>
                <w:szCs w:val="24"/>
              </w:rPr>
            </w:pPr>
          </w:p>
        </w:tc>
        <w:tc>
          <w:tcPr>
            <w:tcW w:w="1080" w:type="dxa"/>
          </w:tcPr>
          <w:p w:rsidRPr="001B697C" w:rsidR="00956950" w:rsidP="00A2094E" w:rsidRDefault="00956950" w14:paraId="5F8F33E8" w14:textId="7777777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In words</w:t>
            </w:r>
          </w:p>
        </w:tc>
        <w:tc>
          <w:tcPr>
            <w:tcW w:w="2058" w:type="dxa"/>
          </w:tcPr>
          <w:p w:rsidRPr="001B697C" w:rsidR="00956950" w:rsidP="00A2094E" w:rsidRDefault="00956950" w14:paraId="13C734DC" w14:textId="77777777">
            <w:pPr>
              <w:pStyle w:val="Heading1"/>
              <w:jc w:val="left"/>
              <w:rPr>
                <w:rFonts w:ascii="Times New Roman" w:hAnsi="Times New Roman"/>
                <w:spacing w:val="-3"/>
                <w:sz w:val="24"/>
                <w:szCs w:val="24"/>
              </w:rPr>
            </w:pPr>
          </w:p>
        </w:tc>
        <w:tc>
          <w:tcPr>
            <w:tcW w:w="1518" w:type="dxa"/>
            <w:vMerge/>
          </w:tcPr>
          <w:p w:rsidRPr="001B697C" w:rsidR="00956950" w:rsidP="00A2094E" w:rsidRDefault="00956950" w14:paraId="5C438CC6" w14:textId="77777777">
            <w:pPr>
              <w:pStyle w:val="Heading1"/>
              <w:jc w:val="left"/>
              <w:rPr>
                <w:rFonts w:ascii="Times New Roman" w:hAnsi="Times New Roman"/>
                <w:spacing w:val="-3"/>
                <w:sz w:val="24"/>
                <w:szCs w:val="24"/>
              </w:rPr>
            </w:pPr>
          </w:p>
        </w:tc>
      </w:tr>
    </w:tbl>
    <w:p w:rsidR="00956950" w:rsidP="00956950" w:rsidRDefault="00956950" w14:paraId="05863C2F" w14:textId="77777777">
      <w:pPr>
        <w:rPr>
          <w:b/>
          <w:lang w:val="en-GB"/>
        </w:rPr>
      </w:pPr>
    </w:p>
    <w:p w:rsidRPr="0039557C" w:rsidR="0041658C" w:rsidP="00956950" w:rsidRDefault="00956950" w14:paraId="5D5C84C2" w14:textId="6CD6BFBA">
      <w:pPr>
        <w:rPr>
          <w:b/>
          <w:lang w:val="en-GB"/>
        </w:rPr>
      </w:pPr>
      <w:r>
        <w:rPr>
          <w:b/>
          <w:lang w:val="en-GB"/>
        </w:rPr>
        <w:t xml:space="preserve">Warranty Period: </w:t>
      </w:r>
      <w:r w:rsidR="00F55E3D">
        <w:rPr>
          <w:b/>
          <w:lang w:val="en-GB"/>
        </w:rPr>
        <w:t xml:space="preserve"> </w:t>
      </w:r>
    </w:p>
    <w:p w:rsidR="00367587" w:rsidP="00367587" w:rsidRDefault="00367587" w14:paraId="415DED6E" w14:textId="77777777">
      <w:pPr>
        <w:pStyle w:val="Heading1"/>
        <w:jc w:val="left"/>
        <w:rPr>
          <w:spacing w:val="-3"/>
          <w:sz w:val="16"/>
          <w:szCs w:val="16"/>
        </w:rPr>
      </w:pPr>
    </w:p>
    <w:p w:rsidRPr="00956950" w:rsidR="00367587" w:rsidP="00367587" w:rsidRDefault="00367587" w14:paraId="4AB6DC56" w14:textId="3649EAD7">
      <w:pPr>
        <w:pStyle w:val="Heading1"/>
        <w:jc w:val="left"/>
        <w:rPr>
          <w:spacing w:val="-3"/>
          <w:sz w:val="24"/>
          <w:szCs w:val="24"/>
        </w:rPr>
      </w:pPr>
      <w:r w:rsidRPr="00956950">
        <w:rPr>
          <w:spacing w:val="-3"/>
          <w:sz w:val="24"/>
          <w:szCs w:val="24"/>
        </w:rPr>
        <w:t xml:space="preserve">My/Our Offer is </w:t>
      </w:r>
      <w:r w:rsidRPr="00956950" w:rsidR="004A115F">
        <w:rPr>
          <w:spacing w:val="-3"/>
          <w:sz w:val="24"/>
          <w:szCs w:val="24"/>
        </w:rPr>
        <w:t>valid until</w:t>
      </w:r>
      <w:r w:rsidRPr="00956950">
        <w:rPr>
          <w:spacing w:val="-3"/>
          <w:sz w:val="24"/>
          <w:szCs w:val="24"/>
        </w:rPr>
        <w:t xml:space="preserve"> </w:t>
      </w:r>
      <w:r w:rsidRPr="00956950">
        <w:rPr>
          <w:spacing w:val="-3"/>
          <w:sz w:val="24"/>
          <w:szCs w:val="24"/>
          <w:u w:val="single"/>
        </w:rPr>
        <w:t>dd/mm/</w:t>
      </w:r>
      <w:proofErr w:type="spellStart"/>
      <w:proofErr w:type="gramStart"/>
      <w:r w:rsidRPr="00956950">
        <w:rPr>
          <w:spacing w:val="-3"/>
          <w:sz w:val="24"/>
          <w:szCs w:val="24"/>
          <w:u w:val="single"/>
        </w:rPr>
        <w:t>yy</w:t>
      </w:r>
      <w:proofErr w:type="spellEnd"/>
      <w:r w:rsidRPr="00956950">
        <w:rPr>
          <w:spacing w:val="-3"/>
          <w:sz w:val="24"/>
          <w:szCs w:val="24"/>
          <w:u w:val="single"/>
        </w:rPr>
        <w:t xml:space="preserve"> </w:t>
      </w:r>
      <w:r w:rsidR="00956950">
        <w:rPr>
          <w:spacing w:val="-3"/>
          <w:sz w:val="24"/>
          <w:szCs w:val="24"/>
          <w:u w:val="single"/>
        </w:rPr>
        <w:t xml:space="preserve"> </w:t>
      </w:r>
      <w:r w:rsidRPr="00956950">
        <w:rPr>
          <w:spacing w:val="-3"/>
          <w:sz w:val="24"/>
          <w:szCs w:val="24"/>
        </w:rPr>
        <w:t>[</w:t>
      </w:r>
      <w:proofErr w:type="gramEnd"/>
      <w:r w:rsidRPr="00956950">
        <w:rPr>
          <w:spacing w:val="-3"/>
          <w:sz w:val="24"/>
          <w:szCs w:val="24"/>
        </w:rPr>
        <w:t xml:space="preserve">insert Quotation Validity date].              </w:t>
      </w:r>
      <w:r w:rsidRPr="00956950">
        <w:rPr>
          <w:spacing w:val="-3"/>
          <w:sz w:val="24"/>
          <w:szCs w:val="24"/>
          <w:u w:val="single"/>
        </w:rPr>
        <w:t xml:space="preserve">                                                                                 </w:t>
      </w:r>
    </w:p>
    <w:p w:rsidRPr="00367587" w:rsidR="00111CF8" w:rsidP="00111CF8" w:rsidRDefault="00111CF8" w14:paraId="642FB8AA" w14:textId="77777777">
      <w:pPr>
        <w:jc w:val="both"/>
        <w:rPr>
          <w:rFonts w:ascii="Arial" w:hAnsi="Arial"/>
          <w:sz w:val="22"/>
        </w:rPr>
      </w:pPr>
    </w:p>
    <w:p w:rsidRPr="00427620" w:rsidR="00111CF8" w:rsidP="00111CF8" w:rsidRDefault="00111CF8" w14:paraId="15CC4167" w14:textId="77777777">
      <w:pPr>
        <w:jc w:val="both"/>
        <w:rPr>
          <w:rFonts w:ascii="Arial" w:hAnsi="Arial"/>
          <w:sz w:val="18"/>
          <w:lang w:val="en-GB"/>
        </w:rPr>
      </w:pPr>
    </w:p>
    <w:tbl>
      <w:tblPr>
        <w:tblW w:w="10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413"/>
        <w:gridCol w:w="5027"/>
      </w:tblGrid>
      <w:tr w:rsidRPr="00427620" w:rsidR="00111CF8" w14:paraId="72DEE4B9" w14:textId="77777777">
        <w:trPr>
          <w:cantSplit/>
          <w:trHeight w:val="1243"/>
        </w:trPr>
        <w:tc>
          <w:tcPr>
            <w:tcW w:w="5413" w:type="dxa"/>
          </w:tcPr>
          <w:p w:rsidR="00BA7DAB" w:rsidP="006350D9" w:rsidRDefault="00BA7DAB" w14:paraId="57F5D89E" w14:textId="77777777">
            <w:pPr>
              <w:jc w:val="both"/>
              <w:rPr>
                <w:rFonts w:ascii="Arial" w:hAnsi="Arial"/>
                <w:b/>
                <w:bCs/>
                <w:sz w:val="22"/>
                <w:lang w:val="en-GB"/>
              </w:rPr>
            </w:pPr>
          </w:p>
          <w:p w:rsidR="00BA7DAB" w:rsidP="006350D9" w:rsidRDefault="00BA7DAB" w14:paraId="0D841B30" w14:textId="77777777">
            <w:pPr>
              <w:jc w:val="both"/>
              <w:rPr>
                <w:rFonts w:ascii="Arial" w:hAnsi="Arial"/>
                <w:b/>
                <w:bCs/>
                <w:sz w:val="22"/>
                <w:lang w:val="en-GB"/>
              </w:rPr>
            </w:pPr>
          </w:p>
          <w:p w:rsidR="00BA7DAB" w:rsidP="006350D9" w:rsidRDefault="00BA7DAB" w14:paraId="2013C899" w14:textId="77777777">
            <w:pPr>
              <w:jc w:val="both"/>
              <w:rPr>
                <w:rFonts w:ascii="Arial" w:hAnsi="Arial"/>
                <w:b/>
                <w:bCs/>
                <w:sz w:val="22"/>
                <w:lang w:val="en-GB"/>
              </w:rPr>
            </w:pPr>
          </w:p>
          <w:p w:rsidRPr="00427620" w:rsidR="00111CF8" w:rsidP="006350D9" w:rsidRDefault="00111CF8" w14:paraId="320345FD" w14:textId="77777777">
            <w:pPr>
              <w:jc w:val="both"/>
              <w:rPr>
                <w:rFonts w:ascii="Arial" w:hAnsi="Arial"/>
                <w:sz w:val="22"/>
                <w:lang w:val="en-GB"/>
              </w:rPr>
            </w:pPr>
            <w:r w:rsidRPr="00427620">
              <w:rPr>
                <w:rFonts w:ascii="Arial" w:hAnsi="Arial"/>
                <w:b/>
                <w:bCs/>
                <w:sz w:val="22"/>
                <w:lang w:val="en-GB"/>
              </w:rPr>
              <w:t xml:space="preserve">Signature of </w:t>
            </w:r>
            <w:proofErr w:type="spellStart"/>
            <w:r w:rsidR="00295EFD">
              <w:rPr>
                <w:rFonts w:ascii="Arial" w:hAnsi="Arial"/>
                <w:b/>
                <w:bCs/>
                <w:sz w:val="22"/>
                <w:lang w:val="en-GB"/>
              </w:rPr>
              <w:t>Quotationer</w:t>
            </w:r>
            <w:proofErr w:type="spellEnd"/>
            <w:r w:rsidR="00BA7DAB">
              <w:rPr>
                <w:rFonts w:ascii="Arial" w:hAnsi="Arial"/>
                <w:b/>
                <w:bCs/>
                <w:sz w:val="22"/>
                <w:lang w:val="en-GB"/>
              </w:rPr>
              <w:t xml:space="preserve"> with Seal</w:t>
            </w:r>
          </w:p>
        </w:tc>
        <w:tc>
          <w:tcPr>
            <w:tcW w:w="5027" w:type="dxa"/>
            <w:vMerge w:val="restart"/>
          </w:tcPr>
          <w:p w:rsidR="00111CF8" w:rsidP="006350D9" w:rsidRDefault="00111CF8" w14:paraId="42A0BB6C" w14:textId="77777777">
            <w:pPr>
              <w:jc w:val="both"/>
              <w:rPr>
                <w:rFonts w:ascii="Arial" w:hAnsi="Arial"/>
                <w:sz w:val="22"/>
                <w:lang w:val="en-GB"/>
              </w:rPr>
            </w:pPr>
          </w:p>
          <w:p w:rsidR="00BA7DAB" w:rsidP="006350D9" w:rsidRDefault="00BA7DAB" w14:paraId="2B430723" w14:textId="77777777">
            <w:pPr>
              <w:jc w:val="both"/>
              <w:rPr>
                <w:rFonts w:ascii="Arial" w:hAnsi="Arial"/>
                <w:sz w:val="22"/>
                <w:lang w:val="en-GB"/>
              </w:rPr>
            </w:pPr>
          </w:p>
          <w:p w:rsidR="00BA7DAB" w:rsidP="006350D9" w:rsidRDefault="00BA7DAB" w14:paraId="45758894" w14:textId="77777777">
            <w:pPr>
              <w:jc w:val="both"/>
              <w:rPr>
                <w:rFonts w:ascii="Arial" w:hAnsi="Arial"/>
                <w:sz w:val="22"/>
                <w:lang w:val="en-GB"/>
              </w:rPr>
            </w:pPr>
          </w:p>
          <w:p w:rsidRPr="00427620" w:rsidR="00BA7DAB" w:rsidP="006350D9" w:rsidRDefault="0040653C" w14:paraId="49057ED1" w14:textId="77777777">
            <w:pPr>
              <w:jc w:val="both"/>
              <w:rPr>
                <w:rFonts w:ascii="Arial" w:hAnsi="Arial"/>
                <w:sz w:val="22"/>
                <w:lang w:val="en-GB"/>
              </w:rPr>
            </w:pPr>
            <w:r>
              <w:rPr>
                <w:rFonts w:ascii="Arial" w:hAnsi="Arial"/>
                <w:sz w:val="22"/>
                <w:lang w:val="en-GB"/>
              </w:rPr>
              <w:t xml:space="preserve">                    Date: dd/</w:t>
            </w:r>
            <w:r w:rsidR="00BA7DAB">
              <w:rPr>
                <w:rFonts w:ascii="Arial" w:hAnsi="Arial"/>
                <w:sz w:val="22"/>
                <w:lang w:val="en-GB"/>
              </w:rPr>
              <w:t>mm/</w:t>
            </w:r>
            <w:proofErr w:type="spellStart"/>
            <w:r w:rsidR="00BA7DAB">
              <w:rPr>
                <w:rFonts w:ascii="Arial" w:hAnsi="Arial"/>
                <w:sz w:val="22"/>
                <w:lang w:val="en-GB"/>
              </w:rPr>
              <w:t>yy</w:t>
            </w:r>
            <w:proofErr w:type="spellEnd"/>
          </w:p>
        </w:tc>
      </w:tr>
      <w:tr w:rsidRPr="00427620" w:rsidR="00111CF8" w14:paraId="78169138" w14:textId="77777777">
        <w:trPr>
          <w:cantSplit/>
          <w:trHeight w:val="629"/>
        </w:trPr>
        <w:tc>
          <w:tcPr>
            <w:tcW w:w="5413" w:type="dxa"/>
          </w:tcPr>
          <w:p w:rsidRPr="00427620" w:rsidR="00111CF8" w:rsidP="006350D9" w:rsidRDefault="00111CF8" w14:paraId="6BF99460" w14:textId="77777777">
            <w:pPr>
              <w:jc w:val="both"/>
              <w:rPr>
                <w:rFonts w:ascii="Arial" w:hAnsi="Arial"/>
                <w:sz w:val="22"/>
                <w:lang w:val="en-GB"/>
              </w:rPr>
            </w:pPr>
            <w:r w:rsidRPr="00427620">
              <w:rPr>
                <w:rFonts w:ascii="Arial" w:hAnsi="Arial"/>
                <w:sz w:val="22"/>
                <w:lang w:val="en-GB"/>
              </w:rPr>
              <w:t xml:space="preserve">Name of </w:t>
            </w:r>
            <w:proofErr w:type="spellStart"/>
            <w:r w:rsidR="00295EFD">
              <w:rPr>
                <w:rFonts w:ascii="Arial" w:hAnsi="Arial"/>
                <w:sz w:val="22"/>
                <w:lang w:val="en-GB"/>
              </w:rPr>
              <w:t>Quotationer</w:t>
            </w:r>
            <w:proofErr w:type="spellEnd"/>
          </w:p>
        </w:tc>
        <w:tc>
          <w:tcPr>
            <w:tcW w:w="5027" w:type="dxa"/>
            <w:vMerge/>
          </w:tcPr>
          <w:p w:rsidRPr="00427620" w:rsidR="00111CF8" w:rsidP="006350D9" w:rsidRDefault="00111CF8" w14:paraId="60BE1ACA" w14:textId="77777777">
            <w:pPr>
              <w:jc w:val="both"/>
              <w:rPr>
                <w:rFonts w:ascii="Arial" w:hAnsi="Arial"/>
                <w:sz w:val="22"/>
                <w:lang w:val="en-GB"/>
              </w:rPr>
            </w:pPr>
          </w:p>
        </w:tc>
      </w:tr>
    </w:tbl>
    <w:p w:rsidR="00266CC4" w:rsidP="00CA1DD8" w:rsidRDefault="00266CC4" w14:paraId="14CE0962" w14:textId="77777777">
      <w:pPr>
        <w:jc w:val="both"/>
        <w:rPr>
          <w:rFonts w:ascii="Arial" w:hAnsi="Arial"/>
          <w:b/>
          <w:sz w:val="18"/>
          <w:szCs w:val="18"/>
          <w:lang w:val="en-GB"/>
        </w:rPr>
      </w:pPr>
    </w:p>
    <w:p w:rsidRPr="008B653F" w:rsidR="00CA1DD8" w:rsidP="00CA1DD8" w:rsidRDefault="00CA1DD8" w14:paraId="3F4AA7C7" w14:textId="77777777">
      <w:pPr>
        <w:jc w:val="both"/>
        <w:rPr>
          <w:rFonts w:ascii="Arial" w:hAnsi="Arial"/>
          <w:b/>
          <w:sz w:val="18"/>
          <w:szCs w:val="18"/>
          <w:lang w:val="en-GB"/>
        </w:rPr>
      </w:pPr>
      <w:r w:rsidRPr="008B653F">
        <w:rPr>
          <w:rFonts w:ascii="Arial" w:hAnsi="Arial"/>
          <w:b/>
          <w:sz w:val="18"/>
          <w:szCs w:val="18"/>
          <w:lang w:val="en-GB"/>
        </w:rPr>
        <w:t>Note:</w:t>
      </w:r>
    </w:p>
    <w:p w:rsidRPr="008C2F19" w:rsidR="00CA1DD8" w:rsidP="00C07DA4" w:rsidRDefault="00CA1DD8" w14:paraId="375BA104" w14:textId="77777777">
      <w:pPr>
        <w:numPr>
          <w:ilvl w:val="0"/>
          <w:numId w:val="11"/>
        </w:numPr>
        <w:jc w:val="both"/>
        <w:rPr>
          <w:rFonts w:ascii="Arial" w:hAnsi="Arial"/>
          <w:b/>
          <w:sz w:val="16"/>
          <w:szCs w:val="16"/>
          <w:lang w:val="en-GB"/>
        </w:rPr>
      </w:pPr>
      <w:r w:rsidRPr="008C2F19">
        <w:rPr>
          <w:rFonts w:ascii="Tahoma" w:hAnsi="Tahoma" w:cs="Tahoma"/>
          <w:b/>
          <w:sz w:val="16"/>
          <w:szCs w:val="16"/>
          <w:lang w:val="en-GB"/>
        </w:rPr>
        <w:t xml:space="preserve">Rates or Prices shall include </w:t>
      </w:r>
      <w:r w:rsidRPr="008C2F19">
        <w:rPr>
          <w:rFonts w:ascii="Arial" w:hAnsi="Arial" w:cs="Arial"/>
          <w:b/>
          <w:sz w:val="16"/>
          <w:szCs w:val="16"/>
          <w:lang w:val="en-GB"/>
        </w:rPr>
        <w:t>profit and overhead and, all kinds of taxes, duties, fees, levies, and other charges earlier paid or to be paid under the Applicable Law, if the Contract is awarded; including transportation, insurance etc. whatsoever up to the point of delivery of Goods and related services in all respects to the satisfaction of the Procuring Entity.</w:t>
      </w:r>
      <w:r w:rsidRPr="008C2F19">
        <w:rPr>
          <w:rFonts w:ascii="Tahoma" w:hAnsi="Tahoma" w:cs="Tahoma"/>
          <w:b/>
          <w:sz w:val="16"/>
          <w:szCs w:val="16"/>
          <w:lang w:val="en-GB"/>
        </w:rPr>
        <w:t xml:space="preserve"> </w:t>
      </w:r>
      <w:r w:rsidRPr="008C2F19">
        <w:rPr>
          <w:b/>
          <w:spacing w:val="-3"/>
          <w:sz w:val="16"/>
          <w:szCs w:val="16"/>
        </w:rPr>
        <w:t xml:space="preserve">                                                                              </w:t>
      </w:r>
    </w:p>
    <w:p w:rsidR="00111CF8" w:rsidP="00111CF8" w:rsidRDefault="007112CB" w14:paraId="513CE32E" w14:textId="46113B5F">
      <w:pPr>
        <w:jc w:val="both"/>
        <w:rPr>
          <w:rFonts w:ascii="Arial" w:hAnsi="Arial"/>
          <w:sz w:val="22"/>
          <w:lang w:val="en-GB"/>
        </w:rPr>
      </w:pPr>
      <w:r>
        <w:rPr>
          <w:rFonts w:ascii="Arial" w:hAnsi="Arial"/>
          <w:b/>
          <w:noProof/>
          <w:sz w:val="16"/>
          <w:szCs w:val="16"/>
          <w:lang w:val="en-GB"/>
        </w:rPr>
        <w:drawing>
          <wp:inline distT="0" distB="0" distL="0" distR="0" wp14:anchorId="5C8AA9E5" wp14:editId="548AE63C">
            <wp:extent cx="2164080" cy="4451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p w:rsidR="00956950" w:rsidP="00111CF8" w:rsidRDefault="00956950" w14:paraId="1E1F91A4" w14:textId="3C230A29">
      <w:pPr>
        <w:jc w:val="both"/>
        <w:rPr>
          <w:rFonts w:ascii="Arial" w:hAnsi="Arial"/>
          <w:sz w:val="22"/>
          <w:lang w:val="en-GB"/>
        </w:rPr>
      </w:pPr>
    </w:p>
    <w:p w:rsidR="00956950" w:rsidP="00111CF8" w:rsidRDefault="00956950" w14:paraId="2749889C" w14:textId="4B0A879C">
      <w:pPr>
        <w:jc w:val="both"/>
        <w:rPr>
          <w:rFonts w:ascii="Arial" w:hAnsi="Arial"/>
          <w:sz w:val="22"/>
          <w:lang w:val="en-GB"/>
        </w:rPr>
      </w:pPr>
    </w:p>
    <w:p w:rsidR="00956950" w:rsidP="00111CF8" w:rsidRDefault="00956950" w14:paraId="6E015BB0" w14:textId="45275DFB">
      <w:pPr>
        <w:jc w:val="both"/>
        <w:rPr>
          <w:rFonts w:ascii="Arial" w:hAnsi="Arial"/>
          <w:sz w:val="22"/>
          <w:lang w:val="en-GB"/>
        </w:rPr>
      </w:pPr>
    </w:p>
    <w:p w:rsidR="00956950" w:rsidP="00111CF8" w:rsidRDefault="00956950" w14:paraId="124D4785" w14:textId="39BD6AEB">
      <w:pPr>
        <w:jc w:val="both"/>
        <w:rPr>
          <w:rFonts w:ascii="Arial" w:hAnsi="Arial"/>
          <w:sz w:val="22"/>
          <w:lang w:val="en-GB"/>
        </w:rPr>
      </w:pPr>
    </w:p>
    <w:p w:rsidR="00956950" w:rsidP="00111CF8" w:rsidRDefault="00956950" w14:paraId="32BB9CA7" w14:textId="62757FFE">
      <w:pPr>
        <w:jc w:val="both"/>
        <w:rPr>
          <w:rFonts w:ascii="Arial" w:hAnsi="Arial"/>
          <w:sz w:val="22"/>
          <w:lang w:val="en-GB"/>
        </w:rPr>
      </w:pPr>
    </w:p>
    <w:p w:rsidR="00956950" w:rsidP="00111CF8" w:rsidRDefault="00956950" w14:paraId="50BC1E7F" w14:textId="5BEAC534">
      <w:pPr>
        <w:jc w:val="both"/>
        <w:rPr>
          <w:rFonts w:ascii="Arial" w:hAnsi="Arial"/>
          <w:sz w:val="22"/>
          <w:lang w:val="en-GB"/>
        </w:rPr>
      </w:pPr>
    </w:p>
    <w:p w:rsidR="00956950" w:rsidP="00111CF8" w:rsidRDefault="00956950" w14:paraId="589C3847" w14:textId="7C27D434">
      <w:pPr>
        <w:jc w:val="both"/>
        <w:rPr>
          <w:rFonts w:ascii="Arial" w:hAnsi="Arial"/>
          <w:sz w:val="22"/>
          <w:lang w:val="en-GB"/>
        </w:rPr>
      </w:pPr>
    </w:p>
    <w:p w:rsidR="00956950" w:rsidP="00111CF8" w:rsidRDefault="00956950" w14:paraId="1F04DBFC" w14:textId="18780739">
      <w:pPr>
        <w:jc w:val="both"/>
        <w:rPr>
          <w:rFonts w:ascii="Arial" w:hAnsi="Arial"/>
          <w:sz w:val="22"/>
          <w:lang w:val="en-GB"/>
        </w:rPr>
      </w:pPr>
    </w:p>
    <w:p w:rsidR="00956950" w:rsidP="00111CF8" w:rsidRDefault="00956950" w14:paraId="4FB9E3C8" w14:textId="296453D6">
      <w:pPr>
        <w:jc w:val="both"/>
        <w:rPr>
          <w:rFonts w:ascii="Arial" w:hAnsi="Arial"/>
          <w:sz w:val="22"/>
          <w:lang w:val="en-GB"/>
        </w:rPr>
      </w:pPr>
    </w:p>
    <w:p w:rsidR="00956950" w:rsidP="00111CF8" w:rsidRDefault="00956950" w14:paraId="08F10CF7" w14:textId="228B1981">
      <w:pPr>
        <w:jc w:val="both"/>
        <w:rPr>
          <w:rFonts w:ascii="Arial" w:hAnsi="Arial"/>
          <w:sz w:val="22"/>
          <w:lang w:val="en-GB"/>
        </w:rPr>
      </w:pPr>
    </w:p>
    <w:p w:rsidR="00956950" w:rsidP="00111CF8" w:rsidRDefault="00956950" w14:paraId="4D5E1F10" w14:textId="2EDA814E">
      <w:pPr>
        <w:jc w:val="both"/>
        <w:rPr>
          <w:rFonts w:ascii="Arial" w:hAnsi="Arial"/>
          <w:sz w:val="22"/>
          <w:lang w:val="en-GB"/>
        </w:rPr>
      </w:pPr>
    </w:p>
    <w:p w:rsidR="00956950" w:rsidP="00111CF8" w:rsidRDefault="00956950" w14:paraId="0F9F54AC" w14:textId="6E7FFAF6">
      <w:pPr>
        <w:jc w:val="both"/>
        <w:rPr>
          <w:rFonts w:ascii="Arial" w:hAnsi="Arial"/>
          <w:sz w:val="22"/>
          <w:lang w:val="en-GB"/>
        </w:rPr>
      </w:pPr>
    </w:p>
    <w:p w:rsidR="00956950" w:rsidP="00111CF8" w:rsidRDefault="00956950" w14:paraId="3ECB9D36" w14:textId="245B058C">
      <w:pPr>
        <w:jc w:val="both"/>
        <w:rPr>
          <w:rFonts w:ascii="Arial" w:hAnsi="Arial"/>
          <w:sz w:val="22"/>
          <w:lang w:val="en-GB"/>
        </w:rPr>
      </w:pPr>
    </w:p>
    <w:p w:rsidR="00956950" w:rsidP="00111CF8" w:rsidRDefault="00956950" w14:paraId="52F09909" w14:textId="732BCB8D">
      <w:pPr>
        <w:jc w:val="both"/>
        <w:rPr>
          <w:rFonts w:ascii="Arial" w:hAnsi="Arial"/>
          <w:sz w:val="22"/>
          <w:lang w:val="en-GB"/>
        </w:rPr>
      </w:pPr>
    </w:p>
    <w:p w:rsidR="00956950" w:rsidP="00111CF8" w:rsidRDefault="00956950" w14:paraId="722CE5E4" w14:textId="3F7C5DD4">
      <w:pPr>
        <w:jc w:val="both"/>
        <w:rPr>
          <w:rFonts w:ascii="Arial" w:hAnsi="Arial"/>
          <w:sz w:val="22"/>
          <w:lang w:val="en-GB"/>
        </w:rPr>
      </w:pPr>
    </w:p>
    <w:p w:rsidR="00956950" w:rsidP="00111CF8" w:rsidRDefault="00956950" w14:paraId="21286D8D" w14:textId="77777777">
      <w:pPr>
        <w:jc w:val="both"/>
        <w:rPr>
          <w:rFonts w:ascii="Arial" w:hAnsi="Arial"/>
          <w:sz w:val="22"/>
          <w:lang w:val="en-GB"/>
        </w:rPr>
      </w:pPr>
    </w:p>
    <w:p w:rsidR="007112CB" w:rsidP="00111CF8" w:rsidRDefault="007112CB" w14:paraId="2B6002D8" w14:textId="77777777">
      <w:pPr>
        <w:jc w:val="center"/>
        <w:rPr>
          <w:b/>
          <w:sz w:val="32"/>
          <w:szCs w:val="32"/>
          <w:lang w:val="en-GB"/>
        </w:rPr>
      </w:pPr>
    </w:p>
    <w:p w:rsidRPr="00427620" w:rsidR="00111CF8" w:rsidP="00111CF8" w:rsidRDefault="00111CF8" w14:paraId="27E4358D" w14:textId="060C9295">
      <w:pPr>
        <w:jc w:val="center"/>
        <w:rPr>
          <w:sz w:val="32"/>
          <w:szCs w:val="32"/>
          <w:lang w:val="en-GB"/>
        </w:rPr>
      </w:pPr>
      <w:r w:rsidRPr="00427620">
        <w:rPr>
          <w:b/>
          <w:sz w:val="32"/>
          <w:szCs w:val="32"/>
          <w:lang w:val="en-GB"/>
        </w:rPr>
        <w:lastRenderedPageBreak/>
        <w:t>Technical Specification of the Goods Required</w:t>
      </w:r>
    </w:p>
    <w:p w:rsidRPr="00427620" w:rsidR="00111CF8" w:rsidP="00111CF8" w:rsidRDefault="00111CF8" w14:paraId="78E733E4" w14:textId="77777777">
      <w:pPr>
        <w:rPr>
          <w:rFonts w:ascii="Arial" w:hAnsi="Arial"/>
          <w:sz w:val="22"/>
          <w:lang w:val="en-GB"/>
        </w:rPr>
      </w:pPr>
    </w:p>
    <w:tbl>
      <w:tblPr>
        <w:tblW w:w="1014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17"/>
        <w:gridCol w:w="2790"/>
        <w:gridCol w:w="4770"/>
        <w:gridCol w:w="1080"/>
        <w:gridCol w:w="990"/>
      </w:tblGrid>
      <w:tr w:rsidRPr="00427620" w:rsidR="001B37B0" w:rsidTr="001B37B0" w14:paraId="5F3F6B8A" w14:textId="77777777">
        <w:trPr>
          <w:cantSplit/>
          <w:tblHeader/>
        </w:trPr>
        <w:tc>
          <w:tcPr>
            <w:tcW w:w="517" w:type="dxa"/>
            <w:tcBorders>
              <w:bottom w:val="single" w:color="auto" w:sz="4" w:space="0"/>
            </w:tcBorders>
            <w:shd w:val="clear" w:color="auto" w:fill="E0E0E0"/>
            <w:vAlign w:val="center"/>
          </w:tcPr>
          <w:p w:rsidR="001B37B0" w:rsidP="00151496" w:rsidRDefault="001B37B0" w14:paraId="58BEB194" w14:textId="77777777">
            <w:pPr>
              <w:spacing w:line="360" w:lineRule="auto"/>
              <w:jc w:val="center"/>
              <w:rPr>
                <w:rFonts w:ascii="Arial" w:hAnsi="Arial"/>
                <w:b/>
                <w:bCs/>
                <w:sz w:val="20"/>
                <w:lang w:val="en-GB"/>
              </w:rPr>
            </w:pPr>
            <w:proofErr w:type="spellStart"/>
            <w:r w:rsidRPr="00427620">
              <w:rPr>
                <w:rFonts w:ascii="Arial" w:hAnsi="Arial"/>
                <w:b/>
                <w:bCs/>
                <w:sz w:val="20"/>
                <w:lang w:val="en-GB"/>
              </w:rPr>
              <w:t>Sl</w:t>
            </w:r>
            <w:proofErr w:type="spellEnd"/>
          </w:p>
          <w:p w:rsidRPr="00427620" w:rsidR="001B37B0" w:rsidP="00151496" w:rsidRDefault="001B37B0" w14:paraId="26AF6F6E" w14:textId="77777777">
            <w:pPr>
              <w:spacing w:line="360" w:lineRule="auto"/>
              <w:jc w:val="center"/>
              <w:rPr>
                <w:rFonts w:ascii="Arial" w:hAnsi="Arial"/>
                <w:b/>
                <w:bCs/>
                <w:sz w:val="20"/>
                <w:lang w:val="en-GB"/>
              </w:rPr>
            </w:pPr>
            <w:r>
              <w:rPr>
                <w:rFonts w:ascii="Arial" w:hAnsi="Arial"/>
                <w:b/>
                <w:bCs/>
                <w:sz w:val="20"/>
                <w:lang w:val="en-GB"/>
              </w:rPr>
              <w:t>no</w:t>
            </w:r>
          </w:p>
        </w:tc>
        <w:tc>
          <w:tcPr>
            <w:tcW w:w="2790" w:type="dxa"/>
            <w:tcBorders>
              <w:bottom w:val="single" w:color="auto" w:sz="4" w:space="0"/>
            </w:tcBorders>
            <w:shd w:val="clear" w:color="auto" w:fill="E0E0E0"/>
          </w:tcPr>
          <w:p w:rsidR="001B37B0" w:rsidP="00151496" w:rsidRDefault="001B37B0" w14:paraId="2E2C2338" w14:textId="77777777">
            <w:pPr>
              <w:jc w:val="center"/>
              <w:rPr>
                <w:rFonts w:ascii="Arial" w:hAnsi="Arial"/>
                <w:b/>
                <w:sz w:val="20"/>
                <w:lang w:val="en-GB"/>
              </w:rPr>
            </w:pPr>
          </w:p>
          <w:p w:rsidRPr="00151496" w:rsidR="001B37B0" w:rsidP="00151496" w:rsidRDefault="001B37B0" w14:paraId="6E4FEC57" w14:textId="77777777">
            <w:pPr>
              <w:jc w:val="center"/>
              <w:rPr>
                <w:rFonts w:ascii="Arial" w:hAnsi="Arial"/>
                <w:b/>
                <w:sz w:val="20"/>
                <w:lang w:val="en-GB"/>
              </w:rPr>
            </w:pPr>
            <w:r w:rsidRPr="00151496">
              <w:rPr>
                <w:rFonts w:ascii="Arial" w:hAnsi="Arial"/>
                <w:b/>
                <w:sz w:val="20"/>
                <w:lang w:val="en-GB"/>
              </w:rPr>
              <w:t>Description of Items</w:t>
            </w:r>
          </w:p>
        </w:tc>
        <w:tc>
          <w:tcPr>
            <w:tcW w:w="4770" w:type="dxa"/>
            <w:tcBorders>
              <w:bottom w:val="single" w:color="auto" w:sz="4" w:space="0"/>
            </w:tcBorders>
            <w:shd w:val="clear" w:color="auto" w:fill="E0E0E0"/>
          </w:tcPr>
          <w:p w:rsidR="001B37B0" w:rsidP="00094A56" w:rsidRDefault="001B37B0" w14:paraId="0B2AAD03" w14:textId="77777777">
            <w:pPr>
              <w:spacing w:line="360" w:lineRule="auto"/>
              <w:jc w:val="center"/>
              <w:rPr>
                <w:rFonts w:ascii="Arial" w:hAnsi="Arial"/>
                <w:b/>
                <w:bCs/>
                <w:sz w:val="20"/>
                <w:lang w:val="en-GB"/>
              </w:rPr>
            </w:pPr>
            <w:r>
              <w:rPr>
                <w:rFonts w:ascii="Arial" w:hAnsi="Arial"/>
                <w:b/>
                <w:bCs/>
                <w:sz w:val="20"/>
                <w:lang w:val="en-GB"/>
              </w:rPr>
              <w:t xml:space="preserve">Full Technical </w:t>
            </w:r>
            <w:r w:rsidRPr="00427620">
              <w:rPr>
                <w:rFonts w:ascii="Arial" w:hAnsi="Arial"/>
                <w:b/>
                <w:bCs/>
                <w:sz w:val="20"/>
                <w:lang w:val="en-GB"/>
              </w:rPr>
              <w:t>Specification</w:t>
            </w:r>
          </w:p>
          <w:p w:rsidRPr="00427620" w:rsidR="001B37B0" w:rsidP="00151496" w:rsidRDefault="001B37B0" w14:paraId="7F3BF2AD" w14:textId="77777777">
            <w:pPr>
              <w:spacing w:line="360" w:lineRule="auto"/>
              <w:jc w:val="center"/>
              <w:rPr>
                <w:rFonts w:ascii="Arial" w:hAnsi="Arial"/>
                <w:b/>
                <w:bCs/>
                <w:sz w:val="20"/>
                <w:lang w:val="en-GB"/>
              </w:rPr>
            </w:pPr>
            <w:r>
              <w:rPr>
                <w:rFonts w:ascii="Arial" w:hAnsi="Arial"/>
                <w:b/>
                <w:bCs/>
                <w:sz w:val="20"/>
                <w:lang w:val="en-GB"/>
              </w:rPr>
              <w:t xml:space="preserve">and Standards </w:t>
            </w:r>
          </w:p>
        </w:tc>
        <w:tc>
          <w:tcPr>
            <w:tcW w:w="1080" w:type="dxa"/>
            <w:tcBorders>
              <w:bottom w:val="single" w:color="auto" w:sz="4" w:space="0"/>
            </w:tcBorders>
            <w:shd w:val="clear" w:color="auto" w:fill="E0E0E0"/>
            <w:vAlign w:val="center"/>
          </w:tcPr>
          <w:p w:rsidR="001B37B0" w:rsidP="00094A56" w:rsidRDefault="001B37B0" w14:paraId="39D9C598" w14:textId="77777777">
            <w:pPr>
              <w:spacing w:line="360" w:lineRule="auto"/>
              <w:jc w:val="center"/>
              <w:rPr>
                <w:rFonts w:ascii="Arial" w:hAnsi="Arial"/>
                <w:b/>
                <w:bCs/>
                <w:sz w:val="20"/>
                <w:lang w:val="en-GB"/>
              </w:rPr>
            </w:pPr>
            <w:r>
              <w:rPr>
                <w:rFonts w:ascii="Arial" w:hAnsi="Arial"/>
                <w:b/>
                <w:bCs/>
                <w:sz w:val="20"/>
                <w:lang w:val="en-GB"/>
              </w:rPr>
              <w:t xml:space="preserve">Country of </w:t>
            </w:r>
          </w:p>
          <w:p w:rsidRPr="00427620" w:rsidR="001B37B0" w:rsidP="00094A56" w:rsidRDefault="001B37B0" w14:paraId="727E1DAD" w14:textId="77777777">
            <w:pPr>
              <w:spacing w:line="360" w:lineRule="auto"/>
              <w:jc w:val="center"/>
              <w:rPr>
                <w:rFonts w:ascii="Arial" w:hAnsi="Arial"/>
                <w:b/>
                <w:bCs/>
                <w:sz w:val="20"/>
                <w:lang w:val="en-GB"/>
              </w:rPr>
            </w:pPr>
            <w:r>
              <w:rPr>
                <w:rFonts w:ascii="Arial" w:hAnsi="Arial"/>
                <w:b/>
                <w:bCs/>
                <w:sz w:val="20"/>
                <w:lang w:val="en-GB"/>
              </w:rPr>
              <w:t>Origin</w:t>
            </w:r>
          </w:p>
        </w:tc>
        <w:tc>
          <w:tcPr>
            <w:tcW w:w="990" w:type="dxa"/>
            <w:tcBorders>
              <w:bottom w:val="single" w:color="auto" w:sz="4" w:space="0"/>
            </w:tcBorders>
            <w:shd w:val="clear" w:color="auto" w:fill="E0E0E0"/>
            <w:vAlign w:val="center"/>
          </w:tcPr>
          <w:p w:rsidRPr="00427620" w:rsidR="001B37B0" w:rsidP="00094A56" w:rsidRDefault="001B37B0" w14:paraId="6B455E4C" w14:textId="77777777">
            <w:pPr>
              <w:spacing w:line="360" w:lineRule="auto"/>
              <w:jc w:val="center"/>
              <w:rPr>
                <w:rFonts w:ascii="Arial" w:hAnsi="Arial"/>
                <w:b/>
                <w:bCs/>
                <w:sz w:val="20"/>
                <w:lang w:val="en-GB"/>
              </w:rPr>
            </w:pPr>
            <w:r>
              <w:rPr>
                <w:rFonts w:ascii="Arial" w:hAnsi="Arial"/>
                <w:b/>
                <w:bCs/>
                <w:sz w:val="20"/>
                <w:lang w:val="en-GB"/>
              </w:rPr>
              <w:t>Make and Model</w:t>
            </w:r>
          </w:p>
        </w:tc>
      </w:tr>
      <w:tr w:rsidRPr="00427620" w:rsidR="001B37B0" w:rsidTr="001B37B0" w14:paraId="040586D8" w14:textId="77777777">
        <w:trPr>
          <w:cantSplit/>
          <w:trHeight w:val="50"/>
        </w:trPr>
        <w:tc>
          <w:tcPr>
            <w:tcW w:w="517" w:type="dxa"/>
            <w:tcBorders>
              <w:bottom w:val="single" w:color="auto" w:sz="4" w:space="0"/>
            </w:tcBorders>
          </w:tcPr>
          <w:p w:rsidRPr="00094A56" w:rsidR="001B37B0" w:rsidP="00094A56" w:rsidRDefault="001B37B0" w14:paraId="1F0D768F" w14:textId="77777777">
            <w:pPr>
              <w:jc w:val="center"/>
              <w:rPr>
                <w:rFonts w:ascii="Arial" w:hAnsi="Arial"/>
                <w:b/>
                <w:i/>
                <w:sz w:val="16"/>
                <w:szCs w:val="16"/>
                <w:lang w:val="en-GB"/>
              </w:rPr>
            </w:pPr>
            <w:r w:rsidRPr="00094A56">
              <w:rPr>
                <w:rFonts w:ascii="Arial" w:hAnsi="Arial"/>
                <w:b/>
                <w:i/>
                <w:sz w:val="16"/>
                <w:szCs w:val="16"/>
                <w:lang w:val="en-GB"/>
              </w:rPr>
              <w:t>1</w:t>
            </w:r>
          </w:p>
        </w:tc>
        <w:tc>
          <w:tcPr>
            <w:tcW w:w="2790" w:type="dxa"/>
            <w:shd w:val="clear" w:color="auto" w:fill="auto"/>
          </w:tcPr>
          <w:p w:rsidRPr="00094A56" w:rsidR="001B37B0" w:rsidP="00094A56" w:rsidRDefault="001B37B0" w14:paraId="665D44A2" w14:textId="5624FB75">
            <w:pPr>
              <w:jc w:val="center"/>
              <w:rPr>
                <w:rFonts w:ascii="Arial" w:hAnsi="Arial"/>
                <w:b/>
                <w:i/>
                <w:sz w:val="16"/>
                <w:szCs w:val="16"/>
                <w:lang w:val="en-GB"/>
              </w:rPr>
            </w:pPr>
            <w:r>
              <w:rPr>
                <w:rFonts w:ascii="Arial" w:hAnsi="Arial"/>
                <w:b/>
                <w:i/>
                <w:sz w:val="16"/>
                <w:szCs w:val="16"/>
                <w:lang w:val="en-GB"/>
              </w:rPr>
              <w:t>2</w:t>
            </w:r>
          </w:p>
        </w:tc>
        <w:tc>
          <w:tcPr>
            <w:tcW w:w="4770" w:type="dxa"/>
          </w:tcPr>
          <w:p w:rsidRPr="00094A56" w:rsidR="001B37B0" w:rsidP="00094A56" w:rsidRDefault="001B37B0" w14:paraId="231EF0A4" w14:textId="2EF8F845">
            <w:pPr>
              <w:jc w:val="center"/>
              <w:rPr>
                <w:rFonts w:ascii="Arial" w:hAnsi="Arial"/>
                <w:b/>
                <w:i/>
                <w:sz w:val="16"/>
                <w:szCs w:val="16"/>
                <w:lang w:val="en-GB"/>
              </w:rPr>
            </w:pPr>
            <w:r>
              <w:rPr>
                <w:rFonts w:ascii="Arial" w:hAnsi="Arial"/>
                <w:b/>
                <w:i/>
                <w:sz w:val="16"/>
                <w:szCs w:val="16"/>
                <w:lang w:val="en-GB"/>
              </w:rPr>
              <w:t>3</w:t>
            </w:r>
          </w:p>
        </w:tc>
        <w:tc>
          <w:tcPr>
            <w:tcW w:w="1080" w:type="dxa"/>
          </w:tcPr>
          <w:p w:rsidRPr="00094A56" w:rsidR="001B37B0" w:rsidP="00094A56" w:rsidRDefault="001B37B0" w14:paraId="75028BBB" w14:textId="18E20566">
            <w:pPr>
              <w:jc w:val="center"/>
              <w:rPr>
                <w:rFonts w:ascii="Arial" w:hAnsi="Arial"/>
                <w:b/>
                <w:i/>
                <w:sz w:val="16"/>
                <w:szCs w:val="16"/>
                <w:lang w:val="en-GB"/>
              </w:rPr>
            </w:pPr>
            <w:r>
              <w:rPr>
                <w:rFonts w:ascii="Arial" w:hAnsi="Arial"/>
                <w:b/>
                <w:i/>
                <w:sz w:val="16"/>
                <w:szCs w:val="16"/>
                <w:lang w:val="en-GB"/>
              </w:rPr>
              <w:t>4</w:t>
            </w:r>
          </w:p>
        </w:tc>
        <w:tc>
          <w:tcPr>
            <w:tcW w:w="990" w:type="dxa"/>
            <w:shd w:val="clear" w:color="auto" w:fill="auto"/>
          </w:tcPr>
          <w:p w:rsidRPr="00094A56" w:rsidR="001B37B0" w:rsidP="00094A56" w:rsidRDefault="001B37B0" w14:paraId="7DB7820F" w14:textId="422D5A4A">
            <w:pPr>
              <w:jc w:val="center"/>
              <w:rPr>
                <w:rFonts w:ascii="Arial" w:hAnsi="Arial"/>
                <w:b/>
                <w:i/>
                <w:sz w:val="16"/>
                <w:szCs w:val="16"/>
                <w:lang w:val="en-GB"/>
              </w:rPr>
            </w:pPr>
            <w:r>
              <w:rPr>
                <w:rFonts w:ascii="Arial" w:hAnsi="Arial"/>
                <w:b/>
                <w:i/>
                <w:sz w:val="16"/>
                <w:szCs w:val="16"/>
                <w:lang w:val="en-GB"/>
              </w:rPr>
              <w:t>5</w:t>
            </w:r>
          </w:p>
        </w:tc>
      </w:tr>
      <w:tr w:rsidRPr="00427620" w:rsidR="001B37B0" w:rsidTr="00A67E77" w14:paraId="074953E1" w14:textId="77777777">
        <w:trPr>
          <w:cantSplit/>
          <w:trHeight w:val="3176"/>
        </w:trPr>
        <w:tc>
          <w:tcPr>
            <w:tcW w:w="517" w:type="dxa"/>
            <w:tcBorders>
              <w:top w:val="single" w:color="auto" w:sz="4" w:space="0"/>
              <w:right w:val="single" w:color="auto" w:sz="4" w:space="0"/>
            </w:tcBorders>
          </w:tcPr>
          <w:p w:rsidRPr="001B37B0" w:rsidR="001B37B0" w:rsidP="002E21F6" w:rsidRDefault="001B37B0" w14:paraId="47D98E6F" w14:textId="77777777">
            <w:pPr>
              <w:jc w:val="right"/>
              <w:rPr>
                <w:lang w:val="en-GB"/>
              </w:rPr>
            </w:pPr>
            <w:r w:rsidRPr="001B37B0">
              <w:rPr>
                <w:lang w:val="en-GB"/>
              </w:rPr>
              <w:t>1</w:t>
            </w:r>
          </w:p>
          <w:p w:rsidRPr="001B37B0" w:rsidR="001B37B0" w:rsidP="002E21F6" w:rsidRDefault="001B37B0" w14:paraId="6312B6A7" w14:textId="64A3AF4F">
            <w:pPr>
              <w:jc w:val="right"/>
              <w:rPr>
                <w:lang w:val="en-GB"/>
              </w:rPr>
            </w:pPr>
          </w:p>
        </w:tc>
        <w:tc>
          <w:tcPr>
            <w:tcW w:w="2790" w:type="dxa"/>
          </w:tcPr>
          <w:p w:rsidRPr="001B37B0" w:rsidR="001B37B0" w:rsidP="001B37B0" w:rsidRDefault="001B37B0" w14:paraId="220E499E" w14:textId="77777777">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 xml:space="preserve">Brand: </w:t>
            </w:r>
            <w:proofErr w:type="spellStart"/>
            <w:r w:rsidRPr="001B37B0">
              <w:rPr>
                <w:rFonts w:eastAsia="Times New Roman"/>
                <w:color w:val="000000"/>
                <w:lang w:val="en-GB" w:eastAsia="en-GB"/>
              </w:rPr>
              <w:t>Fotinet</w:t>
            </w:r>
            <w:proofErr w:type="spellEnd"/>
          </w:p>
          <w:p w:rsidRPr="001B37B0" w:rsidR="001B37B0" w:rsidP="001B37B0" w:rsidRDefault="001B37B0" w14:paraId="192B08F1" w14:textId="77777777">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Model: FortiGate 90D</w:t>
            </w:r>
          </w:p>
          <w:p w:rsidRPr="00A67E77" w:rsidR="001B37B0" w:rsidP="00A67E77" w:rsidRDefault="001B37B0" w14:paraId="7CB5A170" w14:textId="6F583F69">
            <w:pPr>
              <w:spacing w:before="100" w:beforeAutospacing="1" w:after="100" w:afterAutospacing="1"/>
              <w:rPr>
                <w:rFonts w:eastAsia="Times New Roman"/>
                <w:color w:val="000000"/>
                <w:lang w:val="en-GB" w:eastAsia="en-GB"/>
              </w:rPr>
            </w:pPr>
            <w:r w:rsidRPr="001B37B0">
              <w:rPr>
                <w:rFonts w:eastAsia="Times New Roman"/>
                <w:color w:val="000000"/>
                <w:lang w:val="en-GB" w:eastAsia="en-GB"/>
              </w:rPr>
              <w:t xml:space="preserve">License Detail: UTM Bundle (24x7 </w:t>
            </w:r>
            <w:proofErr w:type="spellStart"/>
            <w:r w:rsidRPr="001B37B0">
              <w:rPr>
                <w:rFonts w:eastAsia="Times New Roman"/>
                <w:color w:val="000000"/>
                <w:lang w:val="en-GB" w:eastAsia="en-GB"/>
              </w:rPr>
              <w:t>FortiCare</w:t>
            </w:r>
            <w:proofErr w:type="spellEnd"/>
            <w:r w:rsidRPr="001B37B0">
              <w:rPr>
                <w:rFonts w:eastAsia="Times New Roman"/>
                <w:color w:val="000000"/>
                <w:lang w:val="en-GB" w:eastAsia="en-GB"/>
              </w:rPr>
              <w:t xml:space="preserve"> plus Application Control, IPS, AV, Web Filtering and Antispam, </w:t>
            </w:r>
            <w:proofErr w:type="spellStart"/>
            <w:r w:rsidRPr="001B37B0">
              <w:rPr>
                <w:rFonts w:eastAsia="Times New Roman"/>
                <w:color w:val="000000"/>
                <w:lang w:val="en-GB" w:eastAsia="en-GB"/>
              </w:rPr>
              <w:t>FortiSandbox</w:t>
            </w:r>
            <w:proofErr w:type="spellEnd"/>
            <w:r w:rsidRPr="001B37B0">
              <w:rPr>
                <w:rFonts w:eastAsia="Times New Roman"/>
                <w:color w:val="000000"/>
                <w:lang w:val="en-GB" w:eastAsia="en-GB"/>
              </w:rPr>
              <w:t xml:space="preserve"> Cloud) for One Year</w:t>
            </w:r>
          </w:p>
        </w:tc>
        <w:tc>
          <w:tcPr>
            <w:tcW w:w="4770" w:type="dxa"/>
          </w:tcPr>
          <w:p w:rsidRPr="001B37B0" w:rsidR="001B37B0" w:rsidP="001B37B0" w:rsidRDefault="001B37B0" w14:paraId="5A215197" w14:textId="3C1CF0D4">
            <w:pPr>
              <w:rPr>
                <w:rFonts w:eastAsia="Times New Roman"/>
                <w:color w:val="201F1E"/>
                <w:lang w:eastAsia="en-GB"/>
              </w:rPr>
            </w:pPr>
            <w:r w:rsidRPr="001B37B0">
              <w:rPr>
                <w:rFonts w:eastAsia="Times New Roman"/>
                <w:color w:val="201F1E"/>
                <w:lang w:eastAsia="en-GB"/>
              </w:rPr>
              <w:t>Coverage   </w:t>
            </w:r>
            <w:r w:rsidRPr="001B37B0">
              <w:rPr>
                <w:rFonts w:eastAsia="Times New Roman"/>
                <w:color w:val="201F1E"/>
                <w:lang w:eastAsia="en-GB"/>
              </w:rPr>
              <w:t xml:space="preserve">- </w:t>
            </w:r>
            <w:r w:rsidRPr="001B37B0">
              <w:rPr>
                <w:rFonts w:eastAsia="Times New Roman"/>
                <w:color w:val="201F1E"/>
                <w:lang w:eastAsia="en-GB"/>
              </w:rPr>
              <w:t>Advanced HW</w:t>
            </w:r>
          </w:p>
          <w:p w:rsidRPr="001B37B0" w:rsidR="001B37B0" w:rsidP="001B37B0" w:rsidRDefault="001B37B0" w14:paraId="4B43EB97" w14:textId="05AF9612">
            <w:pPr>
              <w:rPr>
                <w:rFonts w:eastAsia="Times New Roman"/>
                <w:color w:val="201F1E"/>
                <w:lang w:eastAsia="en-GB"/>
              </w:rPr>
            </w:pPr>
            <w:r w:rsidRPr="001B37B0">
              <w:rPr>
                <w:rFonts w:eastAsia="Times New Roman"/>
                <w:color w:val="201F1E"/>
                <w:lang w:eastAsia="en-GB"/>
              </w:rPr>
              <w:t xml:space="preserve">Firmware &amp; General </w:t>
            </w:r>
            <w:proofErr w:type="gramStart"/>
            <w:r w:rsidRPr="001B37B0">
              <w:rPr>
                <w:rFonts w:eastAsia="Times New Roman"/>
                <w:color w:val="201F1E"/>
                <w:lang w:eastAsia="en-GB"/>
              </w:rPr>
              <w:t>Updates  </w:t>
            </w:r>
            <w:r w:rsidRPr="001B37B0">
              <w:rPr>
                <w:rFonts w:eastAsia="Times New Roman"/>
                <w:color w:val="201F1E"/>
                <w:lang w:eastAsia="en-GB"/>
              </w:rPr>
              <w:t>-</w:t>
            </w:r>
            <w:proofErr w:type="gramEnd"/>
            <w:r w:rsidRPr="001B37B0">
              <w:rPr>
                <w:rFonts w:eastAsia="Times New Roman"/>
                <w:color w:val="201F1E"/>
                <w:lang w:eastAsia="en-GB"/>
              </w:rPr>
              <w:t xml:space="preserve"> </w:t>
            </w:r>
            <w:r w:rsidRPr="001B37B0">
              <w:rPr>
                <w:rFonts w:eastAsia="Times New Roman"/>
                <w:color w:val="201F1E"/>
                <w:lang w:eastAsia="en-GB"/>
              </w:rPr>
              <w:t>Web/Online</w:t>
            </w:r>
          </w:p>
          <w:p w:rsidRPr="001B37B0" w:rsidR="001B37B0" w:rsidP="001B37B0" w:rsidRDefault="001B37B0" w14:paraId="07B1E29D" w14:textId="7C96B7CA">
            <w:pPr>
              <w:rPr>
                <w:rFonts w:eastAsia="Times New Roman"/>
                <w:color w:val="201F1E"/>
                <w:lang w:eastAsia="en-GB"/>
              </w:rPr>
            </w:pPr>
            <w:r w:rsidRPr="001B37B0">
              <w:rPr>
                <w:rFonts w:eastAsia="Times New Roman"/>
                <w:color w:val="201F1E"/>
                <w:lang w:eastAsia="en-GB"/>
              </w:rPr>
              <w:t xml:space="preserve">Enhanced </w:t>
            </w:r>
            <w:proofErr w:type="gramStart"/>
            <w:r w:rsidRPr="001B37B0">
              <w:rPr>
                <w:rFonts w:eastAsia="Times New Roman"/>
                <w:color w:val="201F1E"/>
                <w:lang w:eastAsia="en-GB"/>
              </w:rPr>
              <w:t>Support  </w:t>
            </w:r>
            <w:r w:rsidRPr="001B37B0">
              <w:rPr>
                <w:rFonts w:eastAsia="Times New Roman"/>
                <w:color w:val="201F1E"/>
                <w:lang w:eastAsia="en-GB"/>
              </w:rPr>
              <w:t>-</w:t>
            </w:r>
            <w:proofErr w:type="gramEnd"/>
            <w:r w:rsidRPr="001B37B0">
              <w:rPr>
                <w:rFonts w:eastAsia="Times New Roman"/>
                <w:color w:val="201F1E"/>
                <w:lang w:eastAsia="en-GB"/>
              </w:rPr>
              <w:t xml:space="preserve"> </w:t>
            </w:r>
            <w:r w:rsidRPr="001B37B0">
              <w:rPr>
                <w:rFonts w:eastAsia="Times New Roman"/>
                <w:color w:val="201F1E"/>
                <w:lang w:eastAsia="en-GB"/>
              </w:rPr>
              <w:t>24x7</w:t>
            </w:r>
          </w:p>
          <w:p w:rsidRPr="001B37B0" w:rsidR="001B37B0" w:rsidP="001B37B0" w:rsidRDefault="001B37B0" w14:paraId="4E4F63F2" w14:textId="15691D53">
            <w:pPr>
              <w:rPr>
                <w:rFonts w:eastAsia="Times New Roman"/>
                <w:color w:val="201F1E"/>
                <w:lang w:eastAsia="en-GB"/>
              </w:rPr>
            </w:pPr>
            <w:proofErr w:type="gramStart"/>
            <w:r w:rsidRPr="001B37B0">
              <w:rPr>
                <w:rFonts w:eastAsia="Times New Roman"/>
                <w:color w:val="201F1E"/>
                <w:lang w:eastAsia="en-GB"/>
              </w:rPr>
              <w:t>Telephone  Hardware</w:t>
            </w:r>
            <w:proofErr w:type="gramEnd"/>
            <w:r w:rsidRPr="001B37B0">
              <w:rPr>
                <w:rFonts w:eastAsia="Times New Roman"/>
                <w:color w:val="201F1E"/>
                <w:lang w:eastAsia="en-GB"/>
              </w:rPr>
              <w:t xml:space="preserve"> Support </w:t>
            </w:r>
            <w:r w:rsidRPr="001B37B0">
              <w:rPr>
                <w:rFonts w:eastAsia="Times New Roman"/>
                <w:color w:val="201F1E"/>
                <w:lang w:eastAsia="en-GB"/>
              </w:rPr>
              <w:t xml:space="preserve">- </w:t>
            </w:r>
            <w:r w:rsidRPr="001B37B0">
              <w:rPr>
                <w:rFonts w:eastAsia="Times New Roman"/>
                <w:color w:val="201F1E"/>
                <w:lang w:eastAsia="en-GB"/>
              </w:rPr>
              <w:t>24x7</w:t>
            </w:r>
          </w:p>
          <w:p w:rsidRPr="001B37B0" w:rsidR="001B37B0" w:rsidP="001B37B0" w:rsidRDefault="001B37B0" w14:paraId="56BA1C9F" w14:textId="7302B644">
            <w:pPr>
              <w:rPr>
                <w:rFonts w:eastAsia="Times New Roman"/>
                <w:color w:val="201F1E"/>
                <w:lang w:eastAsia="en-GB"/>
              </w:rPr>
            </w:pPr>
            <w:r w:rsidRPr="001B37B0">
              <w:rPr>
                <w:rFonts w:eastAsia="Times New Roman"/>
                <w:color w:val="201F1E"/>
                <w:lang w:eastAsia="en-GB"/>
              </w:rPr>
              <w:t>Advanced Malware Protection</w:t>
            </w:r>
            <w:r w:rsidRPr="001B37B0">
              <w:rPr>
                <w:rFonts w:eastAsia="Times New Roman"/>
                <w:color w:val="201F1E"/>
                <w:lang w:eastAsia="en-GB"/>
              </w:rPr>
              <w:t>- Web/Online</w:t>
            </w:r>
            <w:r w:rsidRPr="001B37B0">
              <w:rPr>
                <w:rFonts w:eastAsia="Times New Roman"/>
                <w:color w:val="201F1E"/>
                <w:lang w:eastAsia="en-GB"/>
              </w:rPr>
              <w:t xml:space="preserve">    </w:t>
            </w:r>
          </w:p>
          <w:p w:rsidRPr="001B37B0" w:rsidR="001B37B0" w:rsidP="001B37B0" w:rsidRDefault="001B37B0" w14:paraId="3CE8D435" w14:textId="7BF3B68E">
            <w:pPr>
              <w:rPr>
                <w:rFonts w:eastAsia="Times New Roman"/>
                <w:color w:val="201F1E"/>
                <w:lang w:eastAsia="en-GB"/>
              </w:rPr>
            </w:pPr>
            <w:r w:rsidRPr="001B37B0">
              <w:rPr>
                <w:rFonts w:eastAsia="Times New Roman"/>
                <w:color w:val="201F1E"/>
                <w:lang w:eastAsia="en-GB"/>
              </w:rPr>
              <w:t xml:space="preserve">Next Generation Firewall </w:t>
            </w:r>
            <w:r w:rsidRPr="001B37B0">
              <w:rPr>
                <w:rFonts w:eastAsia="Times New Roman"/>
                <w:color w:val="201F1E"/>
                <w:lang w:eastAsia="en-GB"/>
              </w:rPr>
              <w:t>-</w:t>
            </w:r>
            <w:r w:rsidRPr="001B37B0">
              <w:rPr>
                <w:rFonts w:eastAsia="Times New Roman"/>
                <w:color w:val="201F1E"/>
                <w:lang w:eastAsia="en-GB"/>
              </w:rPr>
              <w:t> Web/Online    </w:t>
            </w:r>
          </w:p>
          <w:p w:rsidRPr="001B37B0" w:rsidR="001B37B0" w:rsidP="001B37B0" w:rsidRDefault="001B37B0" w14:paraId="4B21C3EE" w14:textId="7B913B80">
            <w:pPr>
              <w:rPr>
                <w:rFonts w:eastAsia="Times New Roman"/>
                <w:color w:val="201F1E"/>
                <w:lang w:eastAsia="en-GB"/>
              </w:rPr>
            </w:pPr>
            <w:r w:rsidRPr="001B37B0">
              <w:rPr>
                <w:rFonts w:eastAsia="Times New Roman"/>
                <w:color w:val="201F1E"/>
                <w:lang w:eastAsia="en-GB"/>
              </w:rPr>
              <w:t>FortiGuard Web Filtering   </w:t>
            </w:r>
            <w:r w:rsidRPr="001B37B0">
              <w:rPr>
                <w:rFonts w:eastAsia="Times New Roman"/>
                <w:color w:val="201F1E"/>
                <w:lang w:eastAsia="en-GB"/>
              </w:rPr>
              <w:t xml:space="preserve">- </w:t>
            </w:r>
            <w:r w:rsidRPr="001B37B0">
              <w:rPr>
                <w:rFonts w:eastAsia="Times New Roman"/>
                <w:color w:val="201F1E"/>
                <w:lang w:eastAsia="en-GB"/>
              </w:rPr>
              <w:t>Web/Online     </w:t>
            </w:r>
          </w:p>
          <w:p w:rsidRPr="001B37B0" w:rsidR="001B37B0" w:rsidP="001B37B0" w:rsidRDefault="001B37B0" w14:paraId="5EFF322F" w14:textId="60BB3D13">
            <w:pPr>
              <w:rPr>
                <w:lang w:val="en-GB"/>
              </w:rPr>
            </w:pPr>
            <w:r w:rsidRPr="001B37B0">
              <w:rPr>
                <w:rFonts w:eastAsia="Times New Roman"/>
                <w:color w:val="201F1E"/>
                <w:lang w:eastAsia="en-GB"/>
              </w:rPr>
              <w:t xml:space="preserve">FortiGuard </w:t>
            </w:r>
            <w:proofErr w:type="gramStart"/>
            <w:r w:rsidRPr="001B37B0">
              <w:rPr>
                <w:rFonts w:eastAsia="Times New Roman"/>
                <w:color w:val="201F1E"/>
                <w:lang w:eastAsia="en-GB"/>
              </w:rPr>
              <w:t>AntiSpam  </w:t>
            </w:r>
            <w:r w:rsidRPr="001B37B0">
              <w:rPr>
                <w:rFonts w:eastAsia="Times New Roman"/>
                <w:color w:val="201F1E"/>
                <w:lang w:eastAsia="en-GB"/>
              </w:rPr>
              <w:t>-</w:t>
            </w:r>
            <w:proofErr w:type="gramEnd"/>
            <w:r w:rsidRPr="001B37B0">
              <w:rPr>
                <w:rFonts w:eastAsia="Times New Roman"/>
                <w:color w:val="201F1E"/>
                <w:lang w:eastAsia="en-GB"/>
              </w:rPr>
              <w:t xml:space="preserve"> </w:t>
            </w:r>
            <w:r w:rsidRPr="001B37B0">
              <w:rPr>
                <w:rFonts w:eastAsia="Times New Roman"/>
                <w:color w:val="201F1E"/>
                <w:lang w:eastAsia="en-GB"/>
              </w:rPr>
              <w:t>Web/Online    </w:t>
            </w:r>
          </w:p>
        </w:tc>
        <w:tc>
          <w:tcPr>
            <w:tcW w:w="1080" w:type="dxa"/>
          </w:tcPr>
          <w:p w:rsidRPr="00427620" w:rsidR="001B37B0" w:rsidP="002E21F6" w:rsidRDefault="001B37B0" w14:paraId="7F350F82" w14:textId="77777777">
            <w:pPr>
              <w:rPr>
                <w:rFonts w:ascii="Arial" w:hAnsi="Arial"/>
                <w:sz w:val="20"/>
                <w:lang w:val="en-GB"/>
              </w:rPr>
            </w:pPr>
          </w:p>
        </w:tc>
        <w:tc>
          <w:tcPr>
            <w:tcW w:w="990" w:type="dxa"/>
            <w:shd w:val="clear" w:color="auto" w:fill="auto"/>
          </w:tcPr>
          <w:p w:rsidRPr="00427620" w:rsidR="001B37B0" w:rsidP="002E21F6" w:rsidRDefault="001B37B0" w14:paraId="31A0F7A5" w14:textId="77777777">
            <w:pPr>
              <w:rPr>
                <w:rFonts w:ascii="Arial" w:hAnsi="Arial"/>
                <w:sz w:val="20"/>
                <w:lang w:val="en-GB"/>
              </w:rPr>
            </w:pPr>
          </w:p>
        </w:tc>
      </w:tr>
      <w:tr w:rsidRPr="00427620" w:rsidR="001B37B0" w:rsidTr="00A67E77" w14:paraId="6158C859" w14:textId="77777777">
        <w:trPr>
          <w:cantSplit/>
          <w:trHeight w:val="62"/>
        </w:trPr>
        <w:tc>
          <w:tcPr>
            <w:tcW w:w="517" w:type="dxa"/>
            <w:tcBorders>
              <w:top w:val="single" w:color="auto" w:sz="4" w:space="0"/>
              <w:bottom w:val="single" w:color="auto" w:sz="4" w:space="0"/>
              <w:right w:val="single" w:color="auto" w:sz="4" w:space="0"/>
            </w:tcBorders>
          </w:tcPr>
          <w:p w:rsidRPr="00427620" w:rsidR="001B37B0" w:rsidP="006350D9" w:rsidRDefault="001B37B0" w14:paraId="17BCAB17" w14:textId="77777777">
            <w:pPr>
              <w:jc w:val="right"/>
              <w:rPr>
                <w:rFonts w:ascii="Arial" w:hAnsi="Arial"/>
                <w:sz w:val="20"/>
                <w:lang w:val="en-GB"/>
              </w:rPr>
            </w:pPr>
          </w:p>
        </w:tc>
        <w:tc>
          <w:tcPr>
            <w:tcW w:w="2790" w:type="dxa"/>
            <w:shd w:val="clear" w:color="auto" w:fill="auto"/>
          </w:tcPr>
          <w:p w:rsidRPr="00427620" w:rsidR="001B37B0" w:rsidP="006350D9" w:rsidRDefault="001B37B0" w14:paraId="5992DDE9" w14:textId="77777777">
            <w:pPr>
              <w:rPr>
                <w:rFonts w:ascii="Arial" w:hAnsi="Arial"/>
                <w:sz w:val="20"/>
                <w:lang w:val="en-GB"/>
              </w:rPr>
            </w:pPr>
          </w:p>
        </w:tc>
        <w:tc>
          <w:tcPr>
            <w:tcW w:w="4770" w:type="dxa"/>
          </w:tcPr>
          <w:p w:rsidRPr="00427620" w:rsidR="001B37B0" w:rsidP="006350D9" w:rsidRDefault="001B37B0" w14:paraId="725810ED" w14:textId="77777777">
            <w:pPr>
              <w:rPr>
                <w:rFonts w:ascii="Arial" w:hAnsi="Arial"/>
                <w:sz w:val="20"/>
                <w:lang w:val="en-GB"/>
              </w:rPr>
            </w:pPr>
          </w:p>
        </w:tc>
        <w:tc>
          <w:tcPr>
            <w:tcW w:w="1080" w:type="dxa"/>
          </w:tcPr>
          <w:p w:rsidRPr="00427620" w:rsidR="001B37B0" w:rsidP="006350D9" w:rsidRDefault="001B37B0" w14:paraId="378E59C5" w14:textId="77777777">
            <w:pPr>
              <w:rPr>
                <w:rFonts w:ascii="Arial" w:hAnsi="Arial"/>
                <w:sz w:val="20"/>
                <w:lang w:val="en-GB"/>
              </w:rPr>
            </w:pPr>
          </w:p>
        </w:tc>
        <w:tc>
          <w:tcPr>
            <w:tcW w:w="990" w:type="dxa"/>
            <w:shd w:val="clear" w:color="auto" w:fill="auto"/>
          </w:tcPr>
          <w:p w:rsidRPr="00427620" w:rsidR="001B37B0" w:rsidP="006350D9" w:rsidRDefault="001B37B0" w14:paraId="6B16B634" w14:textId="77777777">
            <w:pPr>
              <w:rPr>
                <w:rFonts w:ascii="Arial" w:hAnsi="Arial"/>
                <w:sz w:val="20"/>
                <w:lang w:val="en-GB"/>
              </w:rPr>
            </w:pPr>
          </w:p>
        </w:tc>
      </w:tr>
    </w:tbl>
    <w:p w:rsidR="00151496" w:rsidP="00111CF8" w:rsidRDefault="00151496" w14:paraId="260AE80F" w14:textId="77777777">
      <w:pPr>
        <w:rPr>
          <w:rFonts w:ascii="Arial" w:hAnsi="Arial"/>
          <w:sz w:val="18"/>
          <w:lang w:val="en-GB"/>
        </w:rPr>
      </w:pPr>
    </w:p>
    <w:p w:rsidR="00111CF8" w:rsidP="00111CF8" w:rsidRDefault="000C76AD" w14:paraId="0B75463E" w14:textId="77777777">
      <w:pPr>
        <w:jc w:val="both"/>
        <w:rPr>
          <w:rFonts w:ascii="Arial" w:hAnsi="Arial"/>
          <w:sz w:val="22"/>
          <w:szCs w:val="22"/>
          <w:lang w:val="en-GB"/>
        </w:rPr>
      </w:pPr>
      <w:r>
        <w:rPr>
          <w:rFonts w:ascii="Arial" w:hAnsi="Arial"/>
          <w:sz w:val="22"/>
          <w:szCs w:val="22"/>
          <w:lang w:val="en-GB"/>
        </w:rPr>
        <w:t xml:space="preserve">I/We </w:t>
      </w:r>
      <w:r w:rsidR="00202E44">
        <w:rPr>
          <w:rFonts w:ascii="Arial" w:hAnsi="Arial"/>
          <w:sz w:val="22"/>
          <w:szCs w:val="22"/>
          <w:lang w:val="en-GB"/>
        </w:rPr>
        <w:t>declare</w:t>
      </w:r>
      <w:r>
        <w:rPr>
          <w:rFonts w:ascii="Arial" w:hAnsi="Arial"/>
          <w:sz w:val="22"/>
          <w:szCs w:val="22"/>
          <w:lang w:val="en-GB"/>
        </w:rPr>
        <w:t xml:space="preserve"> to </w:t>
      </w:r>
      <w:r w:rsidR="00CA14B1">
        <w:rPr>
          <w:rFonts w:ascii="Arial" w:hAnsi="Arial"/>
          <w:sz w:val="22"/>
          <w:szCs w:val="22"/>
          <w:lang w:val="en-GB"/>
        </w:rPr>
        <w:t>supply</w:t>
      </w:r>
      <w:r>
        <w:rPr>
          <w:rFonts w:ascii="Arial" w:hAnsi="Arial"/>
          <w:sz w:val="22"/>
          <w:szCs w:val="22"/>
          <w:lang w:val="en-GB"/>
        </w:rPr>
        <w:t xml:space="preserve"> Goods and related services offered by me/us fully in compliance with the Technical Specifications and Standards mentioned hereinabove</w:t>
      </w:r>
    </w:p>
    <w:p w:rsidR="00202E44" w:rsidP="00111CF8" w:rsidRDefault="00202E44" w14:paraId="2D14743E" w14:textId="77777777">
      <w:pPr>
        <w:jc w:val="both"/>
        <w:rPr>
          <w:rFonts w:ascii="Arial" w:hAnsi="Arial"/>
          <w:sz w:val="22"/>
          <w:szCs w:val="22"/>
          <w:lang w:val="en-GB"/>
        </w:rPr>
      </w:pPr>
    </w:p>
    <w:p w:rsidR="00202E44" w:rsidP="00111CF8" w:rsidRDefault="00202E44" w14:paraId="04BC3F73" w14:textId="77777777">
      <w:pPr>
        <w:jc w:val="both"/>
        <w:rPr>
          <w:rFonts w:ascii="Arial" w:hAnsi="Arial"/>
          <w:sz w:val="22"/>
          <w:szCs w:val="22"/>
          <w:lang w:val="en-GB"/>
        </w:rPr>
      </w:pPr>
    </w:p>
    <w:p w:rsidRPr="00427620" w:rsidR="00111CF8" w:rsidP="00111CF8" w:rsidRDefault="00111CF8" w14:paraId="44DAD8D9" w14:textId="77777777">
      <w:pPr>
        <w:jc w:val="both"/>
        <w:rPr>
          <w:rFonts w:ascii="Arial" w:hAnsi="Arial"/>
          <w:sz w:val="22"/>
          <w:lang w:val="en-GB"/>
        </w:rPr>
      </w:pPr>
      <w:bookmarkStart w:name="_GoBack" w:id="19"/>
      <w:bookmarkEnd w:id="19"/>
    </w:p>
    <w:tbl>
      <w:tblPr>
        <w:tblW w:w="100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040"/>
        <w:gridCol w:w="5040"/>
      </w:tblGrid>
      <w:tr w:rsidRPr="00427620" w:rsidR="00151496" w14:paraId="70C37416" w14:textId="77777777">
        <w:trPr>
          <w:cantSplit/>
        </w:trPr>
        <w:tc>
          <w:tcPr>
            <w:tcW w:w="5040" w:type="dxa"/>
          </w:tcPr>
          <w:p w:rsidR="00151496" w:rsidP="006350D9" w:rsidRDefault="00151496" w14:paraId="1ABDCDE8" w14:textId="77777777">
            <w:pPr>
              <w:jc w:val="both"/>
              <w:rPr>
                <w:rFonts w:ascii="Arial" w:hAnsi="Arial"/>
                <w:b/>
                <w:bCs/>
                <w:sz w:val="22"/>
                <w:lang w:val="en-GB"/>
              </w:rPr>
            </w:pPr>
          </w:p>
          <w:p w:rsidR="00151496" w:rsidP="006350D9" w:rsidRDefault="00151496" w14:paraId="7E910549" w14:textId="77777777">
            <w:pPr>
              <w:jc w:val="both"/>
              <w:rPr>
                <w:rFonts w:ascii="Arial" w:hAnsi="Arial"/>
                <w:b/>
                <w:bCs/>
                <w:sz w:val="22"/>
                <w:lang w:val="en-GB"/>
              </w:rPr>
            </w:pPr>
          </w:p>
          <w:p w:rsidR="00151496" w:rsidP="006350D9" w:rsidRDefault="00151496" w14:paraId="1C84B0B7" w14:textId="77777777">
            <w:pPr>
              <w:jc w:val="both"/>
              <w:rPr>
                <w:rFonts w:ascii="Arial" w:hAnsi="Arial"/>
                <w:b/>
                <w:bCs/>
                <w:sz w:val="22"/>
                <w:lang w:val="en-GB"/>
              </w:rPr>
            </w:pPr>
          </w:p>
          <w:p w:rsidRPr="00427620" w:rsidR="00151496" w:rsidP="006350D9" w:rsidRDefault="00151496" w14:paraId="297C253D" w14:textId="77777777">
            <w:pPr>
              <w:jc w:val="both"/>
              <w:rPr>
                <w:rFonts w:ascii="Arial" w:hAnsi="Arial"/>
                <w:sz w:val="22"/>
                <w:lang w:val="en-GB"/>
              </w:rPr>
            </w:pPr>
            <w:r w:rsidRPr="00427620">
              <w:rPr>
                <w:rFonts w:ascii="Arial" w:hAnsi="Arial"/>
                <w:b/>
                <w:bCs/>
                <w:sz w:val="22"/>
                <w:lang w:val="en-GB"/>
              </w:rPr>
              <w:t xml:space="preserve">Signature of </w:t>
            </w:r>
            <w:proofErr w:type="spellStart"/>
            <w:r w:rsidR="00295EFD">
              <w:rPr>
                <w:rFonts w:ascii="Arial" w:hAnsi="Arial"/>
                <w:b/>
                <w:bCs/>
                <w:sz w:val="22"/>
                <w:lang w:val="en-GB"/>
              </w:rPr>
              <w:t>Quotationer</w:t>
            </w:r>
            <w:proofErr w:type="spellEnd"/>
            <w:r>
              <w:rPr>
                <w:rFonts w:ascii="Arial" w:hAnsi="Arial"/>
                <w:b/>
                <w:bCs/>
                <w:sz w:val="22"/>
                <w:lang w:val="en-GB"/>
              </w:rPr>
              <w:t xml:space="preserve"> with Seal</w:t>
            </w:r>
          </w:p>
        </w:tc>
        <w:tc>
          <w:tcPr>
            <w:tcW w:w="5040" w:type="dxa"/>
            <w:vMerge w:val="restart"/>
          </w:tcPr>
          <w:p w:rsidR="00151496" w:rsidP="006350D9" w:rsidRDefault="00151496" w14:paraId="1AAD56F3" w14:textId="77777777">
            <w:pPr>
              <w:jc w:val="both"/>
              <w:rPr>
                <w:rFonts w:ascii="Arial" w:hAnsi="Arial"/>
                <w:sz w:val="22"/>
                <w:lang w:val="en-GB"/>
              </w:rPr>
            </w:pPr>
          </w:p>
          <w:p w:rsidR="00151496" w:rsidP="006350D9" w:rsidRDefault="00151496" w14:paraId="06ED6E30" w14:textId="77777777">
            <w:pPr>
              <w:jc w:val="both"/>
              <w:rPr>
                <w:rFonts w:ascii="Arial" w:hAnsi="Arial"/>
                <w:sz w:val="22"/>
                <w:lang w:val="en-GB"/>
              </w:rPr>
            </w:pPr>
          </w:p>
          <w:p w:rsidR="00151496" w:rsidP="006350D9" w:rsidRDefault="00151496" w14:paraId="5DA8ECF8" w14:textId="77777777">
            <w:pPr>
              <w:jc w:val="both"/>
              <w:rPr>
                <w:rFonts w:ascii="Arial" w:hAnsi="Arial"/>
                <w:sz w:val="22"/>
                <w:lang w:val="en-GB"/>
              </w:rPr>
            </w:pPr>
          </w:p>
          <w:p w:rsidR="00151496" w:rsidP="006350D9" w:rsidRDefault="00151496" w14:paraId="3497D583" w14:textId="77777777">
            <w:pPr>
              <w:jc w:val="both"/>
              <w:rPr>
                <w:rFonts w:ascii="Arial" w:hAnsi="Arial"/>
                <w:sz w:val="22"/>
                <w:lang w:val="en-GB"/>
              </w:rPr>
            </w:pPr>
          </w:p>
          <w:p w:rsidRPr="00427620" w:rsidR="00151496" w:rsidP="006350D9" w:rsidRDefault="00367587" w14:paraId="3FE6E040" w14:textId="77777777">
            <w:pPr>
              <w:jc w:val="both"/>
              <w:rPr>
                <w:rFonts w:ascii="Arial" w:hAnsi="Arial"/>
                <w:sz w:val="22"/>
                <w:lang w:val="en-GB"/>
              </w:rPr>
            </w:pPr>
            <w:r>
              <w:rPr>
                <w:rFonts w:ascii="Arial" w:hAnsi="Arial"/>
                <w:sz w:val="22"/>
                <w:lang w:val="en-GB"/>
              </w:rPr>
              <w:t xml:space="preserve">                     </w:t>
            </w:r>
            <w:r w:rsidRPr="00427620" w:rsidR="00151496">
              <w:rPr>
                <w:rFonts w:ascii="Arial" w:hAnsi="Arial"/>
                <w:sz w:val="22"/>
                <w:lang w:val="en-GB"/>
              </w:rPr>
              <w:t>Date</w:t>
            </w:r>
            <w:r w:rsidR="00151496">
              <w:rPr>
                <w:rFonts w:ascii="Arial" w:hAnsi="Arial"/>
                <w:sz w:val="22"/>
                <w:lang w:val="en-GB"/>
              </w:rPr>
              <w:t>:  dd/mm/</w:t>
            </w:r>
            <w:proofErr w:type="spellStart"/>
            <w:r w:rsidR="00151496">
              <w:rPr>
                <w:rFonts w:ascii="Arial" w:hAnsi="Arial"/>
                <w:sz w:val="22"/>
                <w:lang w:val="en-GB"/>
              </w:rPr>
              <w:t>yy</w:t>
            </w:r>
            <w:proofErr w:type="spellEnd"/>
          </w:p>
          <w:p w:rsidRPr="00427620" w:rsidR="00151496" w:rsidP="006350D9" w:rsidRDefault="00151496" w14:paraId="1735D30A" w14:textId="77777777">
            <w:pPr>
              <w:jc w:val="both"/>
              <w:rPr>
                <w:rFonts w:ascii="Arial" w:hAnsi="Arial"/>
                <w:sz w:val="22"/>
                <w:lang w:val="en-GB"/>
              </w:rPr>
            </w:pPr>
          </w:p>
          <w:p w:rsidRPr="00427620" w:rsidR="00151496" w:rsidP="006350D9" w:rsidRDefault="00151496" w14:paraId="06EDEDAB" w14:textId="77777777">
            <w:pPr>
              <w:jc w:val="both"/>
              <w:rPr>
                <w:rFonts w:ascii="Arial" w:hAnsi="Arial"/>
                <w:sz w:val="22"/>
                <w:lang w:val="en-GB"/>
              </w:rPr>
            </w:pPr>
          </w:p>
        </w:tc>
      </w:tr>
      <w:tr w:rsidRPr="00427620" w:rsidR="00151496" w14:paraId="3D909DB3" w14:textId="77777777">
        <w:trPr>
          <w:cantSplit/>
          <w:trHeight w:val="775"/>
        </w:trPr>
        <w:tc>
          <w:tcPr>
            <w:tcW w:w="5040" w:type="dxa"/>
          </w:tcPr>
          <w:p w:rsidR="00151496" w:rsidP="006350D9" w:rsidRDefault="00151496" w14:paraId="15496E53" w14:textId="77777777">
            <w:pPr>
              <w:jc w:val="both"/>
              <w:rPr>
                <w:rFonts w:ascii="Arial" w:hAnsi="Arial"/>
                <w:sz w:val="22"/>
                <w:lang w:val="en-GB"/>
              </w:rPr>
            </w:pPr>
          </w:p>
          <w:p w:rsidR="00151496" w:rsidP="006350D9" w:rsidRDefault="00151496" w14:paraId="3D1A2338" w14:textId="77777777">
            <w:pPr>
              <w:jc w:val="both"/>
              <w:rPr>
                <w:rFonts w:ascii="Arial" w:hAnsi="Arial"/>
                <w:sz w:val="22"/>
                <w:lang w:val="en-GB"/>
              </w:rPr>
            </w:pPr>
          </w:p>
          <w:p w:rsidRPr="00427620" w:rsidR="00151496" w:rsidP="006350D9" w:rsidRDefault="00151496" w14:paraId="2EC5F69C" w14:textId="77777777">
            <w:pPr>
              <w:jc w:val="both"/>
              <w:rPr>
                <w:rFonts w:ascii="Arial" w:hAnsi="Arial"/>
                <w:sz w:val="22"/>
                <w:lang w:val="en-GB"/>
              </w:rPr>
            </w:pPr>
            <w:r w:rsidRPr="00427620">
              <w:rPr>
                <w:rFonts w:ascii="Arial" w:hAnsi="Arial"/>
                <w:sz w:val="22"/>
                <w:lang w:val="en-GB"/>
              </w:rPr>
              <w:t xml:space="preserve">Name of </w:t>
            </w:r>
            <w:proofErr w:type="spellStart"/>
            <w:r w:rsidR="00295EFD">
              <w:rPr>
                <w:rFonts w:ascii="Arial" w:hAnsi="Arial"/>
                <w:sz w:val="22"/>
                <w:lang w:val="en-GB"/>
              </w:rPr>
              <w:t>Quotationer</w:t>
            </w:r>
            <w:proofErr w:type="spellEnd"/>
          </w:p>
        </w:tc>
        <w:tc>
          <w:tcPr>
            <w:tcW w:w="5040" w:type="dxa"/>
            <w:vMerge/>
          </w:tcPr>
          <w:p w:rsidRPr="00427620" w:rsidR="00151496" w:rsidP="006350D9" w:rsidRDefault="00151496" w14:paraId="7B927B49" w14:textId="77777777">
            <w:pPr>
              <w:jc w:val="both"/>
              <w:rPr>
                <w:rFonts w:ascii="Arial" w:hAnsi="Arial"/>
                <w:sz w:val="22"/>
                <w:lang w:val="en-GB"/>
              </w:rPr>
            </w:pPr>
          </w:p>
        </w:tc>
      </w:tr>
    </w:tbl>
    <w:p w:rsidRPr="00427620" w:rsidR="00111CF8" w:rsidP="00111CF8" w:rsidRDefault="00111CF8" w14:paraId="6FFEB15E" w14:textId="77777777">
      <w:pPr>
        <w:jc w:val="both"/>
        <w:rPr>
          <w:lang w:val="en-GB"/>
        </w:rPr>
      </w:pPr>
    </w:p>
    <w:p w:rsidR="00367587" w:rsidP="00367587" w:rsidRDefault="00367587" w14:paraId="18E75F15" w14:textId="77777777">
      <w:pPr>
        <w:rPr>
          <w:rFonts w:ascii="Arial" w:hAnsi="Arial"/>
          <w:b/>
          <w:sz w:val="18"/>
          <w:lang w:val="en-GB"/>
        </w:rPr>
      </w:pPr>
      <w:r w:rsidRPr="00367587">
        <w:rPr>
          <w:rFonts w:ascii="Arial" w:hAnsi="Arial"/>
          <w:b/>
          <w:sz w:val="18"/>
          <w:lang w:val="en-GB"/>
        </w:rPr>
        <w:t xml:space="preserve">Note: </w:t>
      </w:r>
    </w:p>
    <w:p w:rsidRPr="00367587" w:rsidR="00E81042" w:rsidP="00367587" w:rsidRDefault="00E81042" w14:paraId="7F376CE3" w14:textId="77777777">
      <w:pPr>
        <w:rPr>
          <w:rFonts w:ascii="Arial" w:hAnsi="Arial"/>
          <w:b/>
          <w:sz w:val="18"/>
          <w:lang w:val="en-GB"/>
        </w:rPr>
      </w:pPr>
    </w:p>
    <w:p w:rsidRPr="008C2F19" w:rsidR="00E81042" w:rsidP="00C07DA4" w:rsidRDefault="00E81042" w14:paraId="0C592C84" w14:textId="77777777">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Col. 1, 2, 3 &amp; 4 to be filled in by the Procuring Entity and </w:t>
      </w:r>
      <w:smartTag w:uri="urn:schemas-microsoft-com:office:smarttags" w:element="country-region">
        <w:smartTag w:uri="urn:schemas-microsoft-com:office:smarttags" w:element="place">
          <w:r w:rsidRPr="008C2F19">
            <w:rPr>
              <w:rFonts w:ascii="Tahoma" w:hAnsi="Tahoma" w:cs="Tahoma"/>
              <w:b/>
              <w:sz w:val="16"/>
              <w:szCs w:val="16"/>
              <w:lang w:val="en-GB"/>
            </w:rPr>
            <w:t>Col.</w:t>
          </w:r>
        </w:smartTag>
      </w:smartTag>
      <w:r w:rsidRPr="008C2F19">
        <w:rPr>
          <w:rFonts w:ascii="Tahoma" w:hAnsi="Tahoma" w:cs="Tahoma"/>
          <w:b/>
          <w:sz w:val="16"/>
          <w:szCs w:val="16"/>
          <w:lang w:val="en-GB"/>
        </w:rPr>
        <w:t xml:space="preserve"> 5 &amp; 6 by the </w:t>
      </w:r>
      <w:proofErr w:type="spellStart"/>
      <w:r w:rsidRPr="008C2F19">
        <w:rPr>
          <w:rFonts w:ascii="Tahoma" w:hAnsi="Tahoma" w:cs="Tahoma"/>
          <w:b/>
          <w:sz w:val="16"/>
          <w:szCs w:val="16"/>
          <w:lang w:val="en-GB"/>
        </w:rPr>
        <w:t>Quotationer</w:t>
      </w:r>
      <w:proofErr w:type="spellEnd"/>
      <w:r w:rsidRPr="008C2F19">
        <w:rPr>
          <w:rFonts w:ascii="Tahoma" w:hAnsi="Tahoma" w:cs="Tahoma"/>
          <w:b/>
          <w:sz w:val="16"/>
          <w:szCs w:val="16"/>
          <w:lang w:val="en-GB"/>
        </w:rPr>
        <w:t xml:space="preserve">. </w:t>
      </w:r>
    </w:p>
    <w:p w:rsidRPr="00E81042" w:rsidR="00367587" w:rsidP="00367587" w:rsidRDefault="00367587" w14:paraId="540D74BB" w14:textId="77777777">
      <w:pPr>
        <w:rPr>
          <w:rFonts w:ascii="Arial" w:hAnsi="Arial"/>
          <w:sz w:val="18"/>
          <w:lang w:val="en-GB"/>
        </w:rPr>
      </w:pPr>
    </w:p>
    <w:p w:rsidRPr="008C2F19" w:rsidR="00367587" w:rsidP="00C07DA4" w:rsidRDefault="00367587" w14:paraId="23440D4A" w14:textId="77777777">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Specifications are to be filled in by the Procuring Entity. A set of precise and clear specifications is a pre-requisite for Quotations to respond realistically and competitively to the requirements of the </w:t>
      </w:r>
      <w:r w:rsidRPr="008C2F19" w:rsidR="00CA1DD8">
        <w:rPr>
          <w:rFonts w:ascii="Tahoma" w:hAnsi="Tahoma" w:cs="Tahoma"/>
          <w:b/>
          <w:sz w:val="16"/>
          <w:szCs w:val="16"/>
          <w:lang w:val="en-GB"/>
        </w:rPr>
        <w:t>P</w:t>
      </w:r>
      <w:r w:rsidRPr="008C2F19">
        <w:rPr>
          <w:rFonts w:ascii="Tahoma" w:hAnsi="Tahoma" w:cs="Tahoma"/>
          <w:b/>
          <w:sz w:val="16"/>
          <w:szCs w:val="16"/>
          <w:lang w:val="en-GB"/>
        </w:rPr>
        <w:t xml:space="preserve">rocuring </w:t>
      </w:r>
      <w:r w:rsidRPr="008C2F19" w:rsidR="00CA1DD8">
        <w:rPr>
          <w:rFonts w:ascii="Tahoma" w:hAnsi="Tahoma" w:cs="Tahoma"/>
          <w:b/>
          <w:sz w:val="16"/>
          <w:szCs w:val="16"/>
          <w:lang w:val="en-GB"/>
        </w:rPr>
        <w:t>E</w:t>
      </w:r>
      <w:r w:rsidRPr="008C2F19">
        <w:rPr>
          <w:rFonts w:ascii="Tahoma" w:hAnsi="Tahoma" w:cs="Tahoma"/>
          <w:b/>
          <w:sz w:val="16"/>
          <w:szCs w:val="16"/>
          <w:lang w:val="en-GB"/>
        </w:rPr>
        <w:t xml:space="preserve">ntity. In the context of competitive </w:t>
      </w:r>
      <w:r w:rsidRPr="008C2F19" w:rsidR="003F5AFE">
        <w:rPr>
          <w:rFonts w:ascii="Tahoma" w:hAnsi="Tahoma" w:cs="Tahoma"/>
          <w:b/>
          <w:sz w:val="16"/>
          <w:szCs w:val="16"/>
          <w:lang w:val="en-GB"/>
        </w:rPr>
        <w:t>Quotations,</w:t>
      </w:r>
      <w:r w:rsidRPr="008C2F19">
        <w:rPr>
          <w:rFonts w:ascii="Tahoma" w:hAnsi="Tahoma" w:cs="Tahoma"/>
          <w:b/>
          <w:sz w:val="16"/>
          <w:szCs w:val="16"/>
          <w:lang w:val="en-GB"/>
        </w:rPr>
        <w:t xml:space="preserve"> the specifications shall be prepared to permit the widest possible competition </w:t>
      </w:r>
      <w:r w:rsidRPr="008C2F19" w:rsidR="003F5AFE">
        <w:rPr>
          <w:rFonts w:ascii="Tahoma" w:hAnsi="Tahoma" w:cs="Tahoma"/>
          <w:b/>
          <w:sz w:val="16"/>
          <w:szCs w:val="16"/>
          <w:lang w:val="en-GB"/>
        </w:rPr>
        <w:t>and,</w:t>
      </w:r>
      <w:r w:rsidRPr="008C2F19">
        <w:rPr>
          <w:rFonts w:ascii="Tahoma" w:hAnsi="Tahoma" w:cs="Tahoma"/>
          <w:b/>
          <w:sz w:val="16"/>
          <w:szCs w:val="16"/>
          <w:lang w:val="en-GB"/>
        </w:rPr>
        <w:t xml:space="preserve"> at the same </w:t>
      </w:r>
      <w:r w:rsidRPr="008C2F19" w:rsidR="003F5AFE">
        <w:rPr>
          <w:rFonts w:ascii="Tahoma" w:hAnsi="Tahoma" w:cs="Tahoma"/>
          <w:b/>
          <w:sz w:val="16"/>
          <w:szCs w:val="16"/>
          <w:lang w:val="en-GB"/>
        </w:rPr>
        <w:t>time,</w:t>
      </w:r>
      <w:r w:rsidRPr="008C2F19">
        <w:rPr>
          <w:rFonts w:ascii="Tahoma" w:hAnsi="Tahoma" w:cs="Tahoma"/>
          <w:b/>
          <w:sz w:val="16"/>
          <w:szCs w:val="16"/>
          <w:lang w:val="en-GB"/>
        </w:rPr>
        <w:t xml:space="preserve"> present a clear statement of the required standards of workmanship, materials, and performance of the Goods and related services to be procured. The specifications should require that all items, materials and accessories to be included or incorporated in the Goods be new, unused and of most recent or current models, and that they include or incorporate all recent improvements in design and materials.</w:t>
      </w:r>
    </w:p>
    <w:p w:rsidRPr="008C2F19" w:rsidR="00E753CC" w:rsidP="00C07DA4" w:rsidRDefault="00E753CC" w14:paraId="04BEA42E" w14:textId="77777777">
      <w:pPr>
        <w:numPr>
          <w:ilvl w:val="0"/>
          <w:numId w:val="12"/>
        </w:numPr>
        <w:jc w:val="both"/>
        <w:rPr>
          <w:rFonts w:ascii="Tahoma" w:hAnsi="Tahoma" w:cs="Tahoma"/>
          <w:b/>
          <w:sz w:val="16"/>
          <w:szCs w:val="16"/>
          <w:lang w:val="en-GB"/>
        </w:rPr>
      </w:pPr>
      <w:r w:rsidRPr="008C2F19">
        <w:rPr>
          <w:rFonts w:ascii="Tahoma" w:hAnsi="Tahoma" w:cs="Tahoma"/>
          <w:b/>
          <w:sz w:val="16"/>
          <w:szCs w:val="16"/>
          <w:lang w:val="en-GB"/>
        </w:rPr>
        <w:t xml:space="preserve">Technical Specifications of the Goods and related services shall be in compliance with the requirements of the Procuring Entity </w:t>
      </w:r>
      <w:r w:rsidRPr="008C2F19" w:rsidR="002C76C2">
        <w:rPr>
          <w:rFonts w:ascii="Tahoma" w:hAnsi="Tahoma" w:cs="Tahoma"/>
          <w:b/>
          <w:sz w:val="16"/>
          <w:szCs w:val="16"/>
          <w:lang w:val="en-GB"/>
        </w:rPr>
        <w:t xml:space="preserve">specified in </w:t>
      </w:r>
      <w:r w:rsidRPr="008C2F19">
        <w:rPr>
          <w:rFonts w:ascii="Tahoma" w:hAnsi="Tahoma" w:cs="Tahoma"/>
          <w:b/>
          <w:sz w:val="16"/>
          <w:szCs w:val="16"/>
          <w:lang w:val="en-GB"/>
        </w:rPr>
        <w:t xml:space="preserve">this document.  </w:t>
      </w:r>
      <w:proofErr w:type="spellStart"/>
      <w:r w:rsidRPr="008C2F19">
        <w:rPr>
          <w:rFonts w:ascii="Tahoma" w:hAnsi="Tahoma" w:cs="Tahoma"/>
          <w:b/>
          <w:sz w:val="16"/>
          <w:szCs w:val="16"/>
          <w:lang w:val="en-GB"/>
        </w:rPr>
        <w:t>Quotationer</w:t>
      </w:r>
      <w:proofErr w:type="spellEnd"/>
      <w:r w:rsidRPr="008C2F19">
        <w:rPr>
          <w:rFonts w:ascii="Tahoma" w:hAnsi="Tahoma" w:cs="Tahoma"/>
          <w:b/>
          <w:sz w:val="16"/>
          <w:szCs w:val="16"/>
          <w:lang w:val="en-GB"/>
        </w:rPr>
        <w:t xml:space="preserve"> is required to mention make / model (as applicable) of the Goods offered and must attach the appropriate original printed (if not available copied) literature / brochures for the listed items.</w:t>
      </w:r>
    </w:p>
    <w:p w:rsidR="00A148AA" w:rsidP="003B55A8" w:rsidRDefault="00A148AA" w14:paraId="20AD3974" w14:textId="1556CCE7">
      <w:pPr>
        <w:tabs>
          <w:tab w:val="num" w:pos="720"/>
        </w:tabs>
        <w:jc w:val="both"/>
        <w:rPr>
          <w:rFonts w:ascii="Tahoma" w:hAnsi="Tahoma" w:cs="Tahoma"/>
          <w:sz w:val="20"/>
          <w:szCs w:val="20"/>
          <w:lang w:val="en-GB"/>
        </w:rPr>
      </w:pPr>
      <w:bookmarkStart w:name="_Toc50280642" w:id="20"/>
      <w:bookmarkStart w:name="_Toc50280866" w:id="21"/>
      <w:bookmarkStart w:name="_Toc231897716" w:id="22"/>
      <w:bookmarkEnd w:id="17"/>
      <w:bookmarkEnd w:id="18"/>
      <w:bookmarkEnd w:id="20"/>
      <w:bookmarkEnd w:id="21"/>
      <w:bookmarkEnd w:id="22"/>
    </w:p>
    <w:p w:rsidR="007112CB" w:rsidP="003B55A8" w:rsidRDefault="007112CB" w14:paraId="3DFF7842" w14:textId="5E19B3F9">
      <w:pPr>
        <w:tabs>
          <w:tab w:val="num" w:pos="720"/>
        </w:tabs>
        <w:jc w:val="both"/>
        <w:rPr>
          <w:rFonts w:ascii="Tahoma" w:hAnsi="Tahoma" w:cs="Tahoma"/>
          <w:sz w:val="20"/>
          <w:szCs w:val="20"/>
          <w:lang w:val="en-GB"/>
        </w:rPr>
      </w:pPr>
    </w:p>
    <w:p w:rsidR="007112CB" w:rsidP="003B55A8" w:rsidRDefault="007112CB" w14:paraId="1B1A3DA9" w14:textId="58BC4CF1">
      <w:pPr>
        <w:tabs>
          <w:tab w:val="num" w:pos="720"/>
        </w:tabs>
        <w:jc w:val="both"/>
        <w:rPr>
          <w:rFonts w:ascii="Tahoma" w:hAnsi="Tahoma" w:cs="Tahoma"/>
          <w:sz w:val="20"/>
          <w:szCs w:val="20"/>
          <w:lang w:val="en-GB"/>
        </w:rPr>
      </w:pPr>
    </w:p>
    <w:p w:rsidRPr="005F74A9" w:rsidR="007112CB" w:rsidP="003B55A8" w:rsidRDefault="007112CB" w14:paraId="4AE09D81" w14:textId="32A4A9AE">
      <w:pPr>
        <w:tabs>
          <w:tab w:val="num" w:pos="720"/>
        </w:tabs>
        <w:jc w:val="both"/>
        <w:rPr>
          <w:rFonts w:ascii="Tahoma" w:hAnsi="Tahoma" w:cs="Tahoma"/>
          <w:sz w:val="20"/>
          <w:szCs w:val="20"/>
          <w:lang w:val="en-GB"/>
        </w:rPr>
      </w:pPr>
      <w:r>
        <w:rPr>
          <w:rFonts w:ascii="Tahoma" w:hAnsi="Tahoma" w:cs="Tahoma"/>
          <w:noProof/>
          <w:sz w:val="20"/>
          <w:szCs w:val="20"/>
          <w:lang w:val="en-GB"/>
        </w:rPr>
        <w:drawing>
          <wp:inline distT="0" distB="0" distL="0" distR="0" wp14:anchorId="7FB6F1A0" wp14:editId="61DE926F">
            <wp:extent cx="2164080" cy="44513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sectPr w:rsidRPr="005F74A9" w:rsidR="007112CB" w:rsidSect="00F0340F">
      <w:footerReference w:type="even" r:id="rId11"/>
      <w:footerReference w:type="default" r:id="rId12"/>
      <w:pgSz w:w="12240" w:h="15840" w:orient="portrait"/>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379F" w:rsidRDefault="00CD379F" w14:paraId="55EB44DB" w14:textId="77777777">
      <w:r>
        <w:separator/>
      </w:r>
    </w:p>
  </w:endnote>
  <w:endnote w:type="continuationSeparator" w:id="0">
    <w:p w:rsidR="00CD379F" w:rsidRDefault="00CD379F" w14:paraId="28E710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0D9" w:rsidP="00FF1378" w:rsidRDefault="006350D9" w14:paraId="4F7D6A26"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350D9" w:rsidP="0086329D" w:rsidRDefault="006350D9" w14:paraId="195E088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50D9" w:rsidP="00FF1378" w:rsidRDefault="006350D9" w14:paraId="4D26F3DC"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rsidRPr="00BA27BB" w:rsidR="006350D9" w:rsidP="00043DBD" w:rsidRDefault="006350D9" w14:paraId="6A661A08" w14:textId="2D6FAB89">
    <w:pPr>
      <w:pStyle w:val="Footer"/>
      <w:ind w:right="360"/>
      <w:jc w:val="right"/>
      <w:rPr>
        <w:sz w:val="18"/>
        <w:szCs w:val="18"/>
        <w:lang w:val="fr-FR"/>
      </w:rPr>
    </w:pPr>
  </w:p>
  <w:p w:rsidRPr="00BA27BB" w:rsidR="006350D9" w:rsidP="00EE49DA" w:rsidRDefault="006350D9" w14:paraId="6A01A050" w14:textId="77777777">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379F" w:rsidRDefault="00CD379F" w14:paraId="0D5F1723" w14:textId="77777777">
      <w:r>
        <w:separator/>
      </w:r>
    </w:p>
  </w:footnote>
  <w:footnote w:type="continuationSeparator" w:id="0">
    <w:p w:rsidR="00CD379F" w:rsidRDefault="00CD379F" w14:paraId="78E3CE8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hint="default" w:ascii="Times New Roman" w:hAnsi="Times New Roman" w:cs="Times New Roman"/>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hint="default" w:ascii="52.1,52.2" w:hAnsi="52.1,52.2"/>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432" w:firstLine="144"/>
      </w:pPr>
      <w:rPr>
        <w:rFonts w:hint="default" w:ascii="Arial" w:hAnsi="Arial" w:cs="Arial"/>
        <w:b w:val="0"/>
        <w:i w:val="0"/>
        <w:sz w:val="22"/>
        <w:szCs w:val="22"/>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hint="default" w:ascii="Arial" w:hAnsi="Arial" w:cs="Times New Roman"/>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3"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7"/>
  </w:num>
  <w:num w:numId="3">
    <w:abstractNumId w:val="3"/>
  </w:num>
  <w:num w:numId="4">
    <w:abstractNumId w:val="5"/>
  </w:num>
  <w:num w:numId="5">
    <w:abstractNumId w:val="11"/>
  </w:num>
  <w:num w:numId="6">
    <w:abstractNumId w:val="10"/>
  </w:num>
  <w:num w:numId="7">
    <w:abstractNumId w:val="1"/>
  </w:num>
  <w:num w:numId="8">
    <w:abstractNumId w:val="15"/>
  </w:num>
  <w:num w:numId="9">
    <w:abstractNumId w:val="0"/>
  </w:num>
  <w:num w:numId="10">
    <w:abstractNumId w:val="8"/>
  </w:num>
  <w:num w:numId="11">
    <w:abstractNumId w:val="12"/>
  </w:num>
  <w:num w:numId="12">
    <w:abstractNumId w:val="9"/>
  </w:num>
  <w:num w:numId="13">
    <w:abstractNumId w:val="2"/>
  </w:num>
  <w:num w:numId="14">
    <w:abstractNumId w:val="13"/>
  </w:num>
  <w:num w:numId="15">
    <w:abstractNumId w:val="14"/>
  </w:num>
  <w:num w:numId="16">
    <w:abstractNumId w:val="6"/>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946"/>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515D"/>
    <w:rsid w:val="00075951"/>
    <w:rsid w:val="00077CDD"/>
    <w:rsid w:val="000804C2"/>
    <w:rsid w:val="00083001"/>
    <w:rsid w:val="00083662"/>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07C79"/>
    <w:rsid w:val="001108B9"/>
    <w:rsid w:val="00110B54"/>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CB6"/>
    <w:rsid w:val="0014636A"/>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70804"/>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5616"/>
    <w:rsid w:val="001B37B0"/>
    <w:rsid w:val="001B6E77"/>
    <w:rsid w:val="001C356D"/>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1514"/>
    <w:rsid w:val="00251A04"/>
    <w:rsid w:val="00253FF3"/>
    <w:rsid w:val="00254121"/>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97998"/>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1BE5"/>
    <w:rsid w:val="002D25A3"/>
    <w:rsid w:val="002D261B"/>
    <w:rsid w:val="002D3281"/>
    <w:rsid w:val="002D391F"/>
    <w:rsid w:val="002D609B"/>
    <w:rsid w:val="002D60AC"/>
    <w:rsid w:val="002D7E8F"/>
    <w:rsid w:val="002E04D2"/>
    <w:rsid w:val="002E21F6"/>
    <w:rsid w:val="002E4934"/>
    <w:rsid w:val="002E5265"/>
    <w:rsid w:val="002E5549"/>
    <w:rsid w:val="002E6B14"/>
    <w:rsid w:val="002E78C9"/>
    <w:rsid w:val="002F0237"/>
    <w:rsid w:val="002F05CC"/>
    <w:rsid w:val="002F1757"/>
    <w:rsid w:val="002F38A0"/>
    <w:rsid w:val="002F4077"/>
    <w:rsid w:val="002F4BDF"/>
    <w:rsid w:val="002F6883"/>
    <w:rsid w:val="002F6CDA"/>
    <w:rsid w:val="00300FEF"/>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30BC"/>
    <w:rsid w:val="00355A81"/>
    <w:rsid w:val="00356B04"/>
    <w:rsid w:val="003577BA"/>
    <w:rsid w:val="00361EDB"/>
    <w:rsid w:val="003626B7"/>
    <w:rsid w:val="00363E01"/>
    <w:rsid w:val="003649F7"/>
    <w:rsid w:val="00367587"/>
    <w:rsid w:val="0037008C"/>
    <w:rsid w:val="00370A3B"/>
    <w:rsid w:val="00370E8B"/>
    <w:rsid w:val="00371A82"/>
    <w:rsid w:val="00373734"/>
    <w:rsid w:val="00373782"/>
    <w:rsid w:val="003737D5"/>
    <w:rsid w:val="00375524"/>
    <w:rsid w:val="00375A19"/>
    <w:rsid w:val="0037623B"/>
    <w:rsid w:val="00380F99"/>
    <w:rsid w:val="00381A7A"/>
    <w:rsid w:val="003829B1"/>
    <w:rsid w:val="00386478"/>
    <w:rsid w:val="00387518"/>
    <w:rsid w:val="003911C4"/>
    <w:rsid w:val="003914C7"/>
    <w:rsid w:val="00391FC0"/>
    <w:rsid w:val="00393256"/>
    <w:rsid w:val="0039557C"/>
    <w:rsid w:val="00395D55"/>
    <w:rsid w:val="00395DED"/>
    <w:rsid w:val="003966B3"/>
    <w:rsid w:val="0039677E"/>
    <w:rsid w:val="003A0A3B"/>
    <w:rsid w:val="003A1707"/>
    <w:rsid w:val="003A3405"/>
    <w:rsid w:val="003A4B9B"/>
    <w:rsid w:val="003A60F6"/>
    <w:rsid w:val="003A6A19"/>
    <w:rsid w:val="003A7208"/>
    <w:rsid w:val="003A7E67"/>
    <w:rsid w:val="003A7FD7"/>
    <w:rsid w:val="003B0318"/>
    <w:rsid w:val="003B0D54"/>
    <w:rsid w:val="003B1769"/>
    <w:rsid w:val="003B1AFF"/>
    <w:rsid w:val="003B55A8"/>
    <w:rsid w:val="003B60D9"/>
    <w:rsid w:val="003B68D8"/>
    <w:rsid w:val="003B6F51"/>
    <w:rsid w:val="003B7773"/>
    <w:rsid w:val="003B7834"/>
    <w:rsid w:val="003B7D41"/>
    <w:rsid w:val="003C056F"/>
    <w:rsid w:val="003C0600"/>
    <w:rsid w:val="003C23A8"/>
    <w:rsid w:val="003C50DC"/>
    <w:rsid w:val="003C5A3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D1D"/>
    <w:rsid w:val="00443A90"/>
    <w:rsid w:val="0044402F"/>
    <w:rsid w:val="0044516A"/>
    <w:rsid w:val="0044627D"/>
    <w:rsid w:val="00446C89"/>
    <w:rsid w:val="00447EB4"/>
    <w:rsid w:val="004518B2"/>
    <w:rsid w:val="00453429"/>
    <w:rsid w:val="004535B7"/>
    <w:rsid w:val="00454A06"/>
    <w:rsid w:val="00454B9B"/>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115F"/>
    <w:rsid w:val="004A2BEA"/>
    <w:rsid w:val="004A2F30"/>
    <w:rsid w:val="004A5497"/>
    <w:rsid w:val="004A6205"/>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08E4"/>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3C08"/>
    <w:rsid w:val="00653FE5"/>
    <w:rsid w:val="00654CA8"/>
    <w:rsid w:val="00655E80"/>
    <w:rsid w:val="00660BA3"/>
    <w:rsid w:val="00660E85"/>
    <w:rsid w:val="00661A08"/>
    <w:rsid w:val="0066351C"/>
    <w:rsid w:val="00664CEF"/>
    <w:rsid w:val="00670D0C"/>
    <w:rsid w:val="00671B11"/>
    <w:rsid w:val="0067213D"/>
    <w:rsid w:val="006740E8"/>
    <w:rsid w:val="00674311"/>
    <w:rsid w:val="00674934"/>
    <w:rsid w:val="00675163"/>
    <w:rsid w:val="006754D9"/>
    <w:rsid w:val="00675BE9"/>
    <w:rsid w:val="00676287"/>
    <w:rsid w:val="00677B65"/>
    <w:rsid w:val="00677CFF"/>
    <w:rsid w:val="0068012D"/>
    <w:rsid w:val="00681234"/>
    <w:rsid w:val="006816D0"/>
    <w:rsid w:val="00683856"/>
    <w:rsid w:val="00683BDA"/>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00D3"/>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F1363"/>
    <w:rsid w:val="006F25CB"/>
    <w:rsid w:val="006F2EB7"/>
    <w:rsid w:val="006F32D5"/>
    <w:rsid w:val="006F4668"/>
    <w:rsid w:val="006F4763"/>
    <w:rsid w:val="00700808"/>
    <w:rsid w:val="00701B16"/>
    <w:rsid w:val="00701C52"/>
    <w:rsid w:val="007032E7"/>
    <w:rsid w:val="00704004"/>
    <w:rsid w:val="00704404"/>
    <w:rsid w:val="00705142"/>
    <w:rsid w:val="007063B6"/>
    <w:rsid w:val="00706711"/>
    <w:rsid w:val="007073DF"/>
    <w:rsid w:val="00707B7D"/>
    <w:rsid w:val="0071078A"/>
    <w:rsid w:val="007112CB"/>
    <w:rsid w:val="00711B1C"/>
    <w:rsid w:val="0071244A"/>
    <w:rsid w:val="007125F9"/>
    <w:rsid w:val="00713D5B"/>
    <w:rsid w:val="00716480"/>
    <w:rsid w:val="00717535"/>
    <w:rsid w:val="00717860"/>
    <w:rsid w:val="00720245"/>
    <w:rsid w:val="00720574"/>
    <w:rsid w:val="00720D25"/>
    <w:rsid w:val="00721BD9"/>
    <w:rsid w:val="00722E8E"/>
    <w:rsid w:val="00722FBB"/>
    <w:rsid w:val="00723366"/>
    <w:rsid w:val="007247DC"/>
    <w:rsid w:val="00724837"/>
    <w:rsid w:val="00725302"/>
    <w:rsid w:val="00726564"/>
    <w:rsid w:val="007270B1"/>
    <w:rsid w:val="00730676"/>
    <w:rsid w:val="0073104C"/>
    <w:rsid w:val="00731081"/>
    <w:rsid w:val="00732842"/>
    <w:rsid w:val="007345AC"/>
    <w:rsid w:val="00736198"/>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5110"/>
    <w:rsid w:val="007B51D3"/>
    <w:rsid w:val="007B636A"/>
    <w:rsid w:val="007B6B12"/>
    <w:rsid w:val="007C1425"/>
    <w:rsid w:val="007C1AF0"/>
    <w:rsid w:val="007C1C9C"/>
    <w:rsid w:val="007C2AC9"/>
    <w:rsid w:val="007C312A"/>
    <w:rsid w:val="007C4115"/>
    <w:rsid w:val="007C5036"/>
    <w:rsid w:val="007C654F"/>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60812"/>
    <w:rsid w:val="00860A9D"/>
    <w:rsid w:val="008620FD"/>
    <w:rsid w:val="0086329D"/>
    <w:rsid w:val="00864303"/>
    <w:rsid w:val="0086440F"/>
    <w:rsid w:val="008659C2"/>
    <w:rsid w:val="0086689B"/>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453D"/>
    <w:rsid w:val="00894DE0"/>
    <w:rsid w:val="00895EA4"/>
    <w:rsid w:val="0089760D"/>
    <w:rsid w:val="008A016E"/>
    <w:rsid w:val="008A073A"/>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4B0E"/>
    <w:rsid w:val="008D6FEB"/>
    <w:rsid w:val="008D73D3"/>
    <w:rsid w:val="008E193A"/>
    <w:rsid w:val="008E1B09"/>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52A6"/>
    <w:rsid w:val="00916911"/>
    <w:rsid w:val="00920060"/>
    <w:rsid w:val="00920BBB"/>
    <w:rsid w:val="00920F55"/>
    <w:rsid w:val="00921F79"/>
    <w:rsid w:val="00922A87"/>
    <w:rsid w:val="00922B1B"/>
    <w:rsid w:val="00922DAB"/>
    <w:rsid w:val="00925A4F"/>
    <w:rsid w:val="00925B33"/>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5F0D"/>
    <w:rsid w:val="00951664"/>
    <w:rsid w:val="0095373A"/>
    <w:rsid w:val="00955CC4"/>
    <w:rsid w:val="00956193"/>
    <w:rsid w:val="0095649D"/>
    <w:rsid w:val="0095650A"/>
    <w:rsid w:val="00956950"/>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3040"/>
    <w:rsid w:val="009D368F"/>
    <w:rsid w:val="009D420B"/>
    <w:rsid w:val="009D6C1E"/>
    <w:rsid w:val="009D7727"/>
    <w:rsid w:val="009E3793"/>
    <w:rsid w:val="009E3E7D"/>
    <w:rsid w:val="009E7E9E"/>
    <w:rsid w:val="009F0646"/>
    <w:rsid w:val="009F1904"/>
    <w:rsid w:val="009F29AC"/>
    <w:rsid w:val="009F2B55"/>
    <w:rsid w:val="009F5AD3"/>
    <w:rsid w:val="009F5F20"/>
    <w:rsid w:val="009F5F9C"/>
    <w:rsid w:val="009F716A"/>
    <w:rsid w:val="00A0265B"/>
    <w:rsid w:val="00A05A26"/>
    <w:rsid w:val="00A07712"/>
    <w:rsid w:val="00A110B2"/>
    <w:rsid w:val="00A1339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2C0"/>
    <w:rsid w:val="00A365AF"/>
    <w:rsid w:val="00A40424"/>
    <w:rsid w:val="00A40BAF"/>
    <w:rsid w:val="00A4284E"/>
    <w:rsid w:val="00A45ABA"/>
    <w:rsid w:val="00A47E28"/>
    <w:rsid w:val="00A5341B"/>
    <w:rsid w:val="00A53757"/>
    <w:rsid w:val="00A55333"/>
    <w:rsid w:val="00A566BE"/>
    <w:rsid w:val="00A569EA"/>
    <w:rsid w:val="00A57C78"/>
    <w:rsid w:val="00A57E9C"/>
    <w:rsid w:val="00A61A46"/>
    <w:rsid w:val="00A6316D"/>
    <w:rsid w:val="00A65F77"/>
    <w:rsid w:val="00A663A6"/>
    <w:rsid w:val="00A672C7"/>
    <w:rsid w:val="00A67E77"/>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A0407"/>
    <w:rsid w:val="00AA1E91"/>
    <w:rsid w:val="00AA2618"/>
    <w:rsid w:val="00AA426F"/>
    <w:rsid w:val="00AA4FE5"/>
    <w:rsid w:val="00AA61B5"/>
    <w:rsid w:val="00AB127C"/>
    <w:rsid w:val="00AB1431"/>
    <w:rsid w:val="00AB181E"/>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98D"/>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25F45"/>
    <w:rsid w:val="00B300F8"/>
    <w:rsid w:val="00B30C9B"/>
    <w:rsid w:val="00B3163E"/>
    <w:rsid w:val="00B325DF"/>
    <w:rsid w:val="00B33D11"/>
    <w:rsid w:val="00B35FFB"/>
    <w:rsid w:val="00B36598"/>
    <w:rsid w:val="00B36EE6"/>
    <w:rsid w:val="00B37E47"/>
    <w:rsid w:val="00B408F4"/>
    <w:rsid w:val="00B420FA"/>
    <w:rsid w:val="00B422F3"/>
    <w:rsid w:val="00B42AF1"/>
    <w:rsid w:val="00B42B83"/>
    <w:rsid w:val="00B42FE7"/>
    <w:rsid w:val="00B46FD4"/>
    <w:rsid w:val="00B47176"/>
    <w:rsid w:val="00B47B74"/>
    <w:rsid w:val="00B502FC"/>
    <w:rsid w:val="00B505D0"/>
    <w:rsid w:val="00B53591"/>
    <w:rsid w:val="00B54808"/>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4A71"/>
    <w:rsid w:val="00BF4B59"/>
    <w:rsid w:val="00C01FE7"/>
    <w:rsid w:val="00C0202A"/>
    <w:rsid w:val="00C03926"/>
    <w:rsid w:val="00C03992"/>
    <w:rsid w:val="00C043DC"/>
    <w:rsid w:val="00C05473"/>
    <w:rsid w:val="00C06870"/>
    <w:rsid w:val="00C06DDD"/>
    <w:rsid w:val="00C07DA4"/>
    <w:rsid w:val="00C1386F"/>
    <w:rsid w:val="00C13EB8"/>
    <w:rsid w:val="00C14D76"/>
    <w:rsid w:val="00C14FA9"/>
    <w:rsid w:val="00C16236"/>
    <w:rsid w:val="00C1711E"/>
    <w:rsid w:val="00C20F9A"/>
    <w:rsid w:val="00C21B91"/>
    <w:rsid w:val="00C21D91"/>
    <w:rsid w:val="00C220C8"/>
    <w:rsid w:val="00C22B18"/>
    <w:rsid w:val="00C2359D"/>
    <w:rsid w:val="00C24329"/>
    <w:rsid w:val="00C2628A"/>
    <w:rsid w:val="00C27341"/>
    <w:rsid w:val="00C279E4"/>
    <w:rsid w:val="00C27AA4"/>
    <w:rsid w:val="00C27BB0"/>
    <w:rsid w:val="00C31DC9"/>
    <w:rsid w:val="00C31F5A"/>
    <w:rsid w:val="00C32B24"/>
    <w:rsid w:val="00C34244"/>
    <w:rsid w:val="00C36478"/>
    <w:rsid w:val="00C368E5"/>
    <w:rsid w:val="00C36E55"/>
    <w:rsid w:val="00C36F2C"/>
    <w:rsid w:val="00C36F41"/>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379F"/>
    <w:rsid w:val="00CD4A41"/>
    <w:rsid w:val="00CD4D46"/>
    <w:rsid w:val="00CD7C58"/>
    <w:rsid w:val="00CE35AF"/>
    <w:rsid w:val="00CE6380"/>
    <w:rsid w:val="00CE6CF5"/>
    <w:rsid w:val="00CF0F04"/>
    <w:rsid w:val="00CF158D"/>
    <w:rsid w:val="00CF16EA"/>
    <w:rsid w:val="00CF247A"/>
    <w:rsid w:val="00CF28E8"/>
    <w:rsid w:val="00CF3787"/>
    <w:rsid w:val="00D00216"/>
    <w:rsid w:val="00D01127"/>
    <w:rsid w:val="00D0427F"/>
    <w:rsid w:val="00D044CC"/>
    <w:rsid w:val="00D046DD"/>
    <w:rsid w:val="00D05796"/>
    <w:rsid w:val="00D06044"/>
    <w:rsid w:val="00D10014"/>
    <w:rsid w:val="00D13FDE"/>
    <w:rsid w:val="00D14FBA"/>
    <w:rsid w:val="00D173A4"/>
    <w:rsid w:val="00D20F46"/>
    <w:rsid w:val="00D21C7C"/>
    <w:rsid w:val="00D222F4"/>
    <w:rsid w:val="00D22621"/>
    <w:rsid w:val="00D2330C"/>
    <w:rsid w:val="00D255CA"/>
    <w:rsid w:val="00D25694"/>
    <w:rsid w:val="00D25EF5"/>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90DAE"/>
    <w:rsid w:val="00D945DA"/>
    <w:rsid w:val="00D97BF9"/>
    <w:rsid w:val="00DA05FB"/>
    <w:rsid w:val="00DA0A89"/>
    <w:rsid w:val="00DA0BB4"/>
    <w:rsid w:val="00DA0F0B"/>
    <w:rsid w:val="00DA1B87"/>
    <w:rsid w:val="00DA26BF"/>
    <w:rsid w:val="00DA36FA"/>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78A"/>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376"/>
    <w:rsid w:val="00E76649"/>
    <w:rsid w:val="00E77198"/>
    <w:rsid w:val="00E81042"/>
    <w:rsid w:val="00E81C5F"/>
    <w:rsid w:val="00E8277E"/>
    <w:rsid w:val="00E8608C"/>
    <w:rsid w:val="00E876F9"/>
    <w:rsid w:val="00E90B4F"/>
    <w:rsid w:val="00E90C3F"/>
    <w:rsid w:val="00E925C1"/>
    <w:rsid w:val="00E93253"/>
    <w:rsid w:val="00E959EA"/>
    <w:rsid w:val="00E969B9"/>
    <w:rsid w:val="00E97D06"/>
    <w:rsid w:val="00EA681F"/>
    <w:rsid w:val="00EA6F00"/>
    <w:rsid w:val="00EB12E6"/>
    <w:rsid w:val="00EB1C2C"/>
    <w:rsid w:val="00EB233E"/>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651"/>
    <w:rsid w:val="00F52A66"/>
    <w:rsid w:val="00F5312C"/>
    <w:rsid w:val="00F53921"/>
    <w:rsid w:val="00F54292"/>
    <w:rsid w:val="00F544CD"/>
    <w:rsid w:val="00F55E3D"/>
    <w:rsid w:val="00F5686E"/>
    <w:rsid w:val="00F60AA2"/>
    <w:rsid w:val="00F6220A"/>
    <w:rsid w:val="00F64288"/>
    <w:rsid w:val="00F65A48"/>
    <w:rsid w:val="00F65B0D"/>
    <w:rsid w:val="00F65E00"/>
    <w:rsid w:val="00F66097"/>
    <w:rsid w:val="00F67D22"/>
    <w:rsid w:val="00F7112E"/>
    <w:rsid w:val="00F72D73"/>
    <w:rsid w:val="00F7319B"/>
    <w:rsid w:val="00F7377D"/>
    <w:rsid w:val="00F75264"/>
    <w:rsid w:val="00F77881"/>
    <w:rsid w:val="00F77F0D"/>
    <w:rsid w:val="00F827B1"/>
    <w:rsid w:val="00F86844"/>
    <w:rsid w:val="00F869DB"/>
    <w:rsid w:val="00F87CC9"/>
    <w:rsid w:val="00F87DA2"/>
    <w:rsid w:val="00F90E12"/>
    <w:rsid w:val="00F92494"/>
    <w:rsid w:val="00F92A26"/>
    <w:rsid w:val="00F9321A"/>
    <w:rsid w:val="00F9364B"/>
    <w:rsid w:val="00F93F14"/>
    <w:rsid w:val="00F94EAA"/>
    <w:rsid w:val="00FA0376"/>
    <w:rsid w:val="00FA0DE7"/>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 w:val="6677B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2147F39"/>
  <w15:chartTrackingRefBased/>
  <w15:docId w15:val="{D104964E-7254-4A53-80B8-5E8FD1D61A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96" w:beforeLines="40" w:after="60"/>
      <w:ind w:left="585" w:hanging="540"/>
      <w:jc w:val="both"/>
      <w:outlineLvl w:val="2"/>
    </w:pPr>
    <w:rPr>
      <w:rFonts w:ascii="Arial" w:hAnsi="Arial" w:eastAsia="Times New Roman"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B863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ClauseText" w:customStyle="1">
    <w:name w:val="Sub-Clause Text"/>
    <w:basedOn w:val="Normal"/>
    <w:semiHidden/>
    <w:rsid w:val="006A4622"/>
    <w:pPr>
      <w:spacing w:before="120" w:after="120"/>
      <w:jc w:val="both"/>
    </w:pPr>
    <w:rPr>
      <w:spacing w:val="-4"/>
      <w:szCs w:val="20"/>
    </w:rPr>
  </w:style>
  <w:style w:type="character" w:styleId="Heading3Char2" w:customStyle="1">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styleId="StyleStyleHeader1-ClausesAfter0ptLeft0Hanging" w:customStyle="1">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styleId="i" w:customStyle="1">
    <w:name w:val="(i)"/>
    <w:basedOn w:val="Normal"/>
    <w:link w:val="iChar"/>
    <w:semiHidden/>
    <w:rsid w:val="00E969B9"/>
    <w:pPr>
      <w:suppressAutoHyphens/>
      <w:jc w:val="both"/>
    </w:pPr>
    <w:rPr>
      <w:rFonts w:ascii="Tms Rmn" w:hAnsi="Tms Rmn" w:eastAsia="Times New Roman"/>
      <w:szCs w:val="20"/>
      <w:lang w:eastAsia="en-US"/>
    </w:rPr>
  </w:style>
  <w:style w:type="character" w:styleId="iChar" w:customStyle="1">
    <w:name w:val="(i) Char"/>
    <w:link w:val="i"/>
    <w:rsid w:val="00E969B9"/>
    <w:rPr>
      <w:rFonts w:ascii="Tms Rmn" w:hAnsi="Tms Rmn"/>
      <w:sz w:val="24"/>
      <w:lang w:val="en-US" w:eastAsia="en-US" w:bidi="ar-SA"/>
    </w:rPr>
  </w:style>
  <w:style w:type="paragraph" w:styleId="StyleHeader1-ClausesAfter0pt" w:customStyle="1">
    <w:name w:val="Style Header 1 - Clauses + After:  0 pt"/>
    <w:basedOn w:val="Normal"/>
    <w:rsid w:val="004E2AC4"/>
    <w:pPr>
      <w:spacing w:after="200"/>
      <w:jc w:val="both"/>
    </w:pPr>
    <w:rPr>
      <w:bCs/>
      <w:szCs w:val="20"/>
      <w:lang w:val="es-ES_tradnl"/>
    </w:rPr>
  </w:style>
  <w:style w:type="paragraph" w:styleId="P3Header1-Clauses" w:customStyle="1">
    <w:name w:val="P3 Header1-Clauses"/>
    <w:basedOn w:val="Normal"/>
    <w:rsid w:val="001946D8"/>
    <w:pPr>
      <w:tabs>
        <w:tab w:val="left" w:pos="972"/>
        <w:tab w:val="num" w:pos="2160"/>
      </w:tabs>
      <w:spacing w:after="200"/>
      <w:ind w:left="2160" w:hanging="180"/>
      <w:jc w:val="both"/>
    </w:pPr>
    <w:rPr>
      <w:szCs w:val="20"/>
      <w:lang w:val="es-ES_tradnl"/>
    </w:rPr>
  </w:style>
  <w:style w:type="character" w:styleId="Heading3CharCharChar" w:customStyle="1">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hAnsi="Arial" w:eastAsia="SimSun"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styleId="Heading3CharChar1" w:customStyle="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hAnsi="Arial" w:eastAsia="SimSun" w:cs="Arial"/>
      <w:b/>
      <w:bCs/>
      <w:sz w:val="26"/>
      <w:szCs w:val="26"/>
      <w:lang w:val="en-GB" w:eastAsia="en-US" w:bidi="ar-SA"/>
    </w:rPr>
  </w:style>
  <w:style w:type="numbering" w:styleId="Style2" w:customStyle="1">
    <w:name w:val="Style2"/>
    <w:rsid w:val="00603115"/>
    <w:pPr>
      <w:numPr>
        <w:numId w:val="2"/>
      </w:numPr>
    </w:pPr>
  </w:style>
  <w:style w:type="numbering" w:styleId="Style1" w:customStyle="1">
    <w:name w:val="Style1"/>
    <w:rsid w:val="00E51DD3"/>
    <w:pPr>
      <w:numPr>
        <w:numId w:val="1"/>
      </w:numPr>
    </w:pPr>
  </w:style>
  <w:style w:type="numbering" w:styleId="Style3" w:customStyle="1">
    <w:name w:val="Style3"/>
    <w:rsid w:val="007A5958"/>
    <w:pPr>
      <w:numPr>
        <w:numId w:val="3"/>
      </w:numPr>
    </w:pPr>
  </w:style>
  <w:style w:type="numbering" w:styleId="Style4" w:customStyle="1">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styleId="Outline1" w:customStyl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styleId="Outline2" w:customStyle="1">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styleId="Outline3" w:customStyle="1">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styleId="Heading4Char" w:customStyle="1">
    <w:name w:val="Heading 4 Char"/>
    <w:aliases w:val=" Sub-Clause Sub-paragraph Char Char"/>
    <w:link w:val="Heading4"/>
    <w:rsid w:val="00A21D04"/>
    <w:rPr>
      <w:b/>
      <w:bCs/>
      <w:sz w:val="28"/>
      <w:szCs w:val="28"/>
      <w:lang w:val="en-US" w:eastAsia="en-US" w:bidi="ar-SA"/>
    </w:rPr>
  </w:style>
  <w:style w:type="paragraph" w:styleId="ClauseSubPara" w:customStyle="1">
    <w:name w:val="ClauseSub_Para"/>
    <w:rsid w:val="00A21D04"/>
    <w:pPr>
      <w:spacing w:before="60" w:after="60"/>
      <w:ind w:left="2268"/>
    </w:pPr>
    <w:rPr>
      <w:sz w:val="22"/>
      <w:szCs w:val="22"/>
      <w:lang w:val="en-GB"/>
    </w:rPr>
  </w:style>
  <w:style w:type="paragraph" w:styleId="ClauseSubList" w:customStyle="1">
    <w:name w:val="ClauseSub_List"/>
    <w:rsid w:val="00A21D04"/>
    <w:pPr>
      <w:tabs>
        <w:tab w:val="num" w:pos="576"/>
      </w:tabs>
      <w:suppressAutoHyphens/>
      <w:ind w:left="576" w:hanging="576"/>
    </w:pPr>
    <w:rPr>
      <w:sz w:val="22"/>
      <w:szCs w:val="22"/>
      <w:lang w:val="en-GB"/>
    </w:rPr>
  </w:style>
  <w:style w:type="paragraph" w:styleId="Section7heading4Char" w:customStyle="1">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styleId="Section7heading4CharChar" w:customStyle="1">
    <w:name w:val="Section 7 heading 4 Char Char"/>
    <w:link w:val="Section7heading4Char"/>
    <w:rsid w:val="00A21D04"/>
    <w:rPr>
      <w:b/>
      <w:color w:val="FF00FF"/>
      <w:sz w:val="24"/>
      <w:szCs w:val="24"/>
      <w:lang w:val="en-US" w:eastAsia="en-US" w:bidi="ar-SA"/>
    </w:rPr>
  </w:style>
  <w:style w:type="paragraph" w:styleId="Section7heading4" w:customStyle="1">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styleId="ClauseSubListSubList" w:customStyle="1">
    <w:name w:val="ClauseSub_List_SubList"/>
    <w:rsid w:val="00A21D04"/>
    <w:pPr>
      <w:tabs>
        <w:tab w:val="num" w:pos="576"/>
      </w:tabs>
      <w:ind w:left="576" w:hanging="576"/>
    </w:pPr>
    <w:rPr>
      <w:sz w:val="22"/>
      <w:szCs w:val="22"/>
      <w:lang w:val="en-GB"/>
    </w:rPr>
  </w:style>
  <w:style w:type="character" w:styleId="Technical1" w:customStyle="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uiPriority w:val="99"/>
    <w:rsid w:val="00C8142A"/>
    <w:rPr>
      <w:color w:val="0000FF"/>
      <w:u w:val="single"/>
    </w:rPr>
  </w:style>
  <w:style w:type="character" w:styleId="Heading3Char" w:customStyle="1">
    <w:name w:val="Heading 3 Char"/>
    <w:rsid w:val="00C8142A"/>
    <w:rPr>
      <w:rFonts w:eastAsia="SimSun" w:cs="Arial"/>
      <w:bCs/>
      <w:sz w:val="24"/>
      <w:szCs w:val="26"/>
      <w:lang w:val="en-US" w:eastAsia="en-US" w:bidi="ar-SA"/>
    </w:rPr>
  </w:style>
  <w:style w:type="character" w:styleId="EquationCaption" w:customStyle="1">
    <w:name w:val="_Equation Caption"/>
    <w:semiHidden/>
    <w:rsid w:val="00C8142A"/>
  </w:style>
  <w:style w:type="character" w:styleId="TechInit" w:customStyle="1">
    <w:name w:val="Tech Init"/>
    <w:semiHidden/>
    <w:rsid w:val="00C8142A"/>
    <w:rPr>
      <w:rFonts w:ascii="Times New Roman" w:hAnsi="Times New Roman"/>
      <w:noProof w:val="0"/>
      <w:sz w:val="20"/>
      <w:szCs w:val="20"/>
      <w:lang w:val="en-US"/>
    </w:rPr>
  </w:style>
  <w:style w:type="character" w:styleId="Technical2" w:customStyle="1">
    <w:name w:val="Technical 2"/>
    <w:semiHidden/>
    <w:rsid w:val="00C8142A"/>
    <w:rPr>
      <w:rFonts w:ascii="Times New Roman" w:hAnsi="Times New Roman"/>
      <w:noProof w:val="0"/>
      <w:sz w:val="20"/>
      <w:szCs w:val="20"/>
      <w:lang w:val="en-US"/>
    </w:rPr>
  </w:style>
  <w:style w:type="character" w:styleId="Technical3" w:customStyle="1">
    <w:name w:val="Technical 3"/>
    <w:semiHidden/>
    <w:rsid w:val="00C8142A"/>
    <w:rPr>
      <w:rFonts w:ascii="Times New Roman" w:hAnsi="Times New Roman"/>
      <w:noProof w:val="0"/>
      <w:sz w:val="20"/>
      <w:szCs w:val="20"/>
      <w:lang w:val="en-US"/>
    </w:rPr>
  </w:style>
  <w:style w:type="paragraph" w:styleId="Technical4" w:customStyle="1">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styleId="Technical5" w:customStyle="1">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styleId="Technical6" w:customStyle="1">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styleId="Technical7" w:customStyle="1">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styleId="Technical8" w:customStyle="1">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styleId="DocInit" w:customStyle="1">
    <w:name w:val="Doc Init"/>
    <w:basedOn w:val="DefaultParagraphFont"/>
    <w:semiHidden/>
    <w:rsid w:val="00C8142A"/>
  </w:style>
  <w:style w:type="paragraph" w:styleId="Document1" w:customStyle="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styleId="Document2" w:customStyle="1">
    <w:name w:val="Document 2"/>
    <w:semiHidden/>
    <w:rsid w:val="00C8142A"/>
    <w:rPr>
      <w:rFonts w:ascii="Times New Roman" w:hAnsi="Times New Roman"/>
      <w:noProof w:val="0"/>
      <w:sz w:val="20"/>
      <w:szCs w:val="20"/>
      <w:lang w:val="en-US"/>
    </w:rPr>
  </w:style>
  <w:style w:type="character" w:styleId="Document3" w:customStyle="1">
    <w:name w:val="Document 3"/>
    <w:semiHidden/>
    <w:rsid w:val="00C8142A"/>
    <w:rPr>
      <w:rFonts w:ascii="Times New Roman" w:hAnsi="Times New Roman"/>
      <w:noProof w:val="0"/>
      <w:sz w:val="20"/>
      <w:szCs w:val="20"/>
      <w:lang w:val="en-US"/>
    </w:rPr>
  </w:style>
  <w:style w:type="character" w:styleId="Document4" w:customStyle="1">
    <w:name w:val="Document 4"/>
    <w:semiHidden/>
    <w:rsid w:val="00C8142A"/>
    <w:rPr>
      <w:b/>
      <w:bCs/>
      <w:i/>
      <w:iCs/>
      <w:sz w:val="20"/>
      <w:szCs w:val="20"/>
    </w:rPr>
  </w:style>
  <w:style w:type="character" w:styleId="Document5" w:customStyle="1">
    <w:name w:val="Document 5"/>
    <w:basedOn w:val="DefaultParagraphFont"/>
    <w:semiHidden/>
    <w:rsid w:val="00C8142A"/>
  </w:style>
  <w:style w:type="character" w:styleId="Document6" w:customStyle="1">
    <w:name w:val="Document 6"/>
    <w:basedOn w:val="DefaultParagraphFont"/>
    <w:semiHidden/>
    <w:rsid w:val="00C8142A"/>
  </w:style>
  <w:style w:type="character" w:styleId="Document7" w:customStyle="1">
    <w:name w:val="Document 7"/>
    <w:basedOn w:val="DefaultParagraphFont"/>
    <w:semiHidden/>
    <w:rsid w:val="00C8142A"/>
  </w:style>
  <w:style w:type="character" w:styleId="Document8" w:customStyle="1">
    <w:name w:val="Document 8"/>
    <w:basedOn w:val="DefaultParagraphFont"/>
    <w:semiHidden/>
    <w:rsid w:val="00C8142A"/>
  </w:style>
  <w:style w:type="paragraph" w:styleId="Pleading" w:customStyle="1">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styleId="AHead" w:customStyle="1">
    <w:name w:val="A Head"/>
    <w:semiHidden/>
    <w:rsid w:val="00C8142A"/>
    <w:rPr>
      <w:rFonts w:ascii="Times New Roman" w:hAnsi="Times New Roman"/>
      <w:noProof w:val="0"/>
      <w:sz w:val="20"/>
      <w:szCs w:val="20"/>
      <w:lang w:val="en-US"/>
    </w:rPr>
  </w:style>
  <w:style w:type="paragraph" w:styleId="BHead" w:customStyle="1">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styleId="CHead" w:customStyle="1">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styleId="SecNoHe" w:customStyle="1">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styleId="DefaultPara" w:customStyle="1">
    <w:name w:val="Default Para"/>
    <w:semiHidden/>
    <w:rsid w:val="00C8142A"/>
    <w:rPr>
      <w:rFonts w:ascii="CG Times" w:hAnsi="CG Times"/>
      <w:b/>
      <w:bCs/>
      <w:i/>
      <w:iCs/>
      <w:noProof w:val="0"/>
      <w:sz w:val="24"/>
      <w:szCs w:val="24"/>
      <w:lang w:val="en-US"/>
    </w:rPr>
  </w:style>
  <w:style w:type="paragraph" w:styleId="RightPar1" w:customStyle="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styleId="RightPar2" w:customStyle="1">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styleId="RightPar3" w:customStyle="1">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styleId="RightPar4" w:customStyle="1">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styleId="RightPar5" w:customStyle="1">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styleId="RightPar6" w:customStyle="1">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styleId="RightPar7" w:customStyle="1">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styleId="RightPar8" w:customStyle="1">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styleId="Bibliogrphy" w:customStyle="1">
    <w:name w:val="Bibliogrphy"/>
    <w:basedOn w:val="DefaultParagraphFont"/>
    <w:semiHidden/>
    <w:rsid w:val="00C8142A"/>
  </w:style>
  <w:style w:type="character" w:styleId="BulletList" w:customStyle="1">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styleId="Head21" w:customStyle="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styleId="Head22" w:customStyle="1">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Head41" w:customStyle="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styleId="Head42" w:customStyle="1">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styleId="BankNormal" w:customStyle="1">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styleId="Heading1Char" w:customStyle="1">
    <w:name w:val="Heading 1 Char"/>
    <w:rsid w:val="00C8142A"/>
    <w:rPr>
      <w:rFonts w:ascii="Arial" w:hAnsi="Arial"/>
      <w:b/>
      <w:bCs/>
      <w:sz w:val="36"/>
      <w:szCs w:val="36"/>
      <w:lang w:val="en-US" w:eastAsia="zh-CN" w:bidi="ar-SA"/>
    </w:rPr>
  </w:style>
  <w:style w:type="paragraph" w:styleId="Sec1-Clauses" w:customStyle="1">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styleId="TOC2Char" w:customStyle="1">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styleId="Outline" w:customStyle="1">
    <w:name w:val="Outline"/>
    <w:basedOn w:val="Normal"/>
    <w:semiHidden/>
    <w:rsid w:val="00C8142A"/>
    <w:pPr>
      <w:spacing w:before="240"/>
    </w:pPr>
    <w:rPr>
      <w:kern w:val="28"/>
      <w:szCs w:val="20"/>
    </w:rPr>
  </w:style>
  <w:style w:type="paragraph" w:styleId="SectionVHeader" w:customStyle="1">
    <w:name w:val="Section V. Header"/>
    <w:basedOn w:val="Normal"/>
    <w:semiHidden/>
    <w:rsid w:val="00C8142A"/>
    <w:pPr>
      <w:jc w:val="center"/>
    </w:pPr>
    <w:rPr>
      <w:b/>
      <w:sz w:val="36"/>
      <w:szCs w:val="20"/>
    </w:rPr>
  </w:style>
  <w:style w:type="paragraph" w:styleId="BankNormalChar" w:customStyle="1">
    <w:name w:val="BankNormal Char"/>
    <w:basedOn w:val="Normal"/>
    <w:semiHidden/>
    <w:rsid w:val="00C8142A"/>
    <w:pPr>
      <w:spacing w:after="240"/>
    </w:pPr>
  </w:style>
  <w:style w:type="character" w:styleId="BankNormalCharChar" w:customStyle="1">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styleId="Heading1-Clausename" w:customStyle="1">
    <w:name w:val="Heading 1- Clause name"/>
    <w:basedOn w:val="Normal"/>
    <w:rsid w:val="00C8142A"/>
    <w:pPr>
      <w:tabs>
        <w:tab w:val="num" w:pos="720"/>
      </w:tabs>
      <w:spacing w:before="120" w:after="120"/>
      <w:ind w:left="360" w:hanging="360"/>
    </w:pPr>
    <w:rPr>
      <w:b/>
      <w:szCs w:val="20"/>
    </w:rPr>
  </w:style>
  <w:style w:type="character" w:styleId="NormalIndentChar" w:customStyle="1">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styleId="Outline4" w:customStyle="1">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styleId="StyleHeader2-SubClausesBoldChar" w:customStyle="1">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styleId="StyleHeader2-SubClausesBoldCharChar" w:customStyle="1">
    <w:name w:val="Style Header 2 - SubClauses + Bold Char Char"/>
    <w:link w:val="StyleHeader2-SubClausesBoldChar"/>
    <w:rsid w:val="00C8142A"/>
    <w:rPr>
      <w:rFonts w:eastAsia="SimSun"/>
      <w:b/>
      <w:bCs/>
      <w:sz w:val="24"/>
      <w:szCs w:val="24"/>
      <w:lang w:val="es-ES_tradnl" w:eastAsia="en-US" w:bidi="ar-SA"/>
    </w:rPr>
  </w:style>
  <w:style w:type="paragraph" w:styleId="P3Header1-ClausesChar" w:customStyle="1">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styleId="P3Header1-ClausesCharChar" w:customStyle="1">
    <w:name w:val="P3 Header1-Clauses Char Char"/>
    <w:link w:val="P3Header1-ClausesChar"/>
    <w:rsid w:val="00C8142A"/>
    <w:rPr>
      <w:rFonts w:eastAsia="SimSun"/>
      <w:sz w:val="24"/>
      <w:szCs w:val="24"/>
      <w:lang w:val="es-ES_tradnl" w:eastAsia="en-US" w:bidi="ar-SA"/>
    </w:rPr>
  </w:style>
  <w:style w:type="character" w:styleId="Heading3CharCharCharCharCharCharCharCharCharCharCharCharCharChar" w:customStyle="1">
    <w:name w:val="Heading 3 Char Char Char Char Char Char Char Char Char Char Char Char Char Char"/>
    <w:rsid w:val="00C8142A"/>
    <w:rPr>
      <w:rFonts w:ascii="Arial" w:hAnsi="Arial" w:eastAsia="SimSun" w:cs="Arial"/>
      <w:b/>
      <w:bCs/>
      <w:sz w:val="26"/>
      <w:szCs w:val="26"/>
      <w:lang w:val="en-GB" w:eastAsia="en-US" w:bidi="ar-SA"/>
    </w:rPr>
  </w:style>
  <w:style w:type="paragraph" w:styleId="NormalWeb">
    <w:name w:val="Normal (Web)"/>
    <w:basedOn w:val="Normal"/>
    <w:uiPriority w:val="99"/>
    <w:rsid w:val="00C8142A"/>
    <w:pPr>
      <w:spacing w:before="100" w:beforeAutospacing="1" w:after="100" w:afterAutospacing="1"/>
    </w:pPr>
    <w:rPr>
      <w:rFonts w:ascii="Arial Unicode MS" w:hAnsi="Arial Unicode MS" w:eastAsia="Arial Unicode MS" w:cs="Arial Unicode MS"/>
    </w:rPr>
  </w:style>
  <w:style w:type="paragraph" w:styleId="SectionIXHeader" w:customStyle="1">
    <w:name w:val="Section IX Header"/>
    <w:basedOn w:val="SectionVHeader"/>
    <w:rsid w:val="00C8142A"/>
  </w:style>
  <w:style w:type="paragraph" w:styleId="StyleClauseSubList12ptJustifiedAfter10pt" w:customStyle="1">
    <w:name w:val="Style ClauseSub_List + 12 pt Justified After:  10 pt"/>
    <w:basedOn w:val="ClauseSubList"/>
    <w:rsid w:val="00C8142A"/>
    <w:pPr>
      <w:numPr>
        <w:numId w:val="7"/>
      </w:numPr>
      <w:spacing w:after="200"/>
      <w:jc w:val="both"/>
    </w:pPr>
    <w:rPr>
      <w:sz w:val="24"/>
      <w:szCs w:val="24"/>
    </w:rPr>
  </w:style>
  <w:style w:type="paragraph" w:styleId="SectionVHeading2" w:customStyle="1">
    <w:name w:val="Section V. Heading 2"/>
    <w:basedOn w:val="SectionVHeader"/>
    <w:rsid w:val="00C8142A"/>
    <w:pPr>
      <w:spacing w:before="120" w:after="200"/>
    </w:pPr>
    <w:rPr>
      <w:sz w:val="28"/>
      <w:lang w:val="es-ES_tradnl"/>
    </w:rPr>
  </w:style>
  <w:style w:type="paragraph" w:styleId="TOCNumber1" w:customStyle="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styleId="w8qarf" w:customStyle="1">
    <w:name w:val="w8qarf"/>
    <w:basedOn w:val="DefaultParagraphFont"/>
    <w:rsid w:val="00C36F41"/>
  </w:style>
  <w:style w:type="character" w:styleId="lrzxr" w:customStyle="1">
    <w:name w:val="lrzxr"/>
    <w:basedOn w:val="DefaultParagraphFont"/>
    <w:rsid w:val="00C36F41"/>
  </w:style>
  <w:style w:type="character" w:styleId="UnresolvedMention">
    <w:name w:val="Unresolved Mention"/>
    <w:basedOn w:val="DefaultParagraphFont"/>
    <w:uiPriority w:val="99"/>
    <w:semiHidden/>
    <w:unhideWhenUsed/>
    <w:rsid w:val="00674311"/>
    <w:rPr>
      <w:color w:val="605E5C"/>
      <w:shd w:val="clear" w:color="auto" w:fill="E1DFDD"/>
    </w:rPr>
  </w:style>
  <w:style w:type="character" w:styleId="HeaderChar" w:customStyle="1">
    <w:name w:val="Header Char"/>
    <w:basedOn w:val="DefaultParagraphFont"/>
    <w:link w:val="Header"/>
    <w:uiPriority w:val="99"/>
    <w:rsid w:val="00C14FA9"/>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951940">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biffl.org.bd/"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jpeg"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IEB</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Section 1</dc:title>
  <dc:subject/>
  <dc:creator>Bulbul Alam</dc:creator>
  <keywords/>
  <dc:description/>
  <lastModifiedBy>Riyad Hasan</lastModifiedBy>
  <revision>3</revision>
  <lastPrinted>2014-11-23T05:31:00.0000000Z</lastPrinted>
  <dcterms:created xsi:type="dcterms:W3CDTF">2019-11-01T13:04:00.0000000Z</dcterms:created>
  <dcterms:modified xsi:type="dcterms:W3CDTF">2019-11-01T13:08:38.5200845Z</dcterms:modified>
</coreProperties>
</file>